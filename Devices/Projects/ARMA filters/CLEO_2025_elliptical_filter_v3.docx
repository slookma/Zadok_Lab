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4A0355" w14:textId="40042C93" w:rsidR="00657AC6" w:rsidRDefault="00294698">
      <w:pPr>
        <w:jc w:val="center"/>
        <w:rPr>
          <w:b/>
          <w:sz w:val="36"/>
        </w:rPr>
      </w:pPr>
      <w:r>
        <w:rPr>
          <w:b/>
          <w:sz w:val="36"/>
        </w:rPr>
        <w:t xml:space="preserve">Reconfigurable Silicon-Photonic Auto-Regressive Moving Average Filter  </w:t>
      </w:r>
    </w:p>
    <w:p w14:paraId="2D6EA6FA" w14:textId="77777777" w:rsidR="00E85AD9" w:rsidRDefault="00E85AD9">
      <w:pPr>
        <w:jc w:val="center"/>
        <w:rPr>
          <w:b/>
          <w:sz w:val="22"/>
        </w:rPr>
      </w:pPr>
    </w:p>
    <w:p w14:paraId="09088929" w14:textId="40E14CFC" w:rsidR="00657AC6" w:rsidRPr="00162D66" w:rsidRDefault="00294698">
      <w:pPr>
        <w:pStyle w:val="MCAuthor"/>
        <w:rPr>
          <w:vertAlign w:val="superscript"/>
        </w:rPr>
      </w:pPr>
      <w:r>
        <w:t>Matan Slook</w:t>
      </w:r>
      <w:r w:rsidR="00162D66">
        <w:rPr>
          <w:vertAlign w:val="superscript"/>
        </w:rPr>
        <w:t>1</w:t>
      </w:r>
      <w:r>
        <w:rPr>
          <w:vertAlign w:val="superscript"/>
        </w:rPr>
        <w:t>,2</w:t>
      </w:r>
      <w:r w:rsidR="00162D66">
        <w:t>,</w:t>
      </w:r>
      <w:r w:rsidR="00B24098">
        <w:t xml:space="preserve"> Saawan Kumar Bag</w:t>
      </w:r>
      <w:r w:rsidR="00B24098">
        <w:rPr>
          <w:vertAlign w:val="superscript"/>
        </w:rPr>
        <w:t>1</w:t>
      </w:r>
      <w:r w:rsidR="00B24098">
        <w:t>,</w:t>
      </w:r>
      <w:r w:rsidR="00162D66">
        <w:t xml:space="preserve"> </w:t>
      </w:r>
      <w:r>
        <w:t>Leroy Dokhanian</w:t>
      </w:r>
      <w:r w:rsidR="00162D66">
        <w:rPr>
          <w:vertAlign w:val="superscript"/>
        </w:rPr>
        <w:t>1,2</w:t>
      </w:r>
      <w:r w:rsidR="00162D66">
        <w:t xml:space="preserve">, </w:t>
      </w:r>
      <w:r>
        <w:t>Shai Ben-Ami</w:t>
      </w:r>
      <w:r w:rsidR="00162D66">
        <w:rPr>
          <w:vertAlign w:val="superscript"/>
        </w:rPr>
        <w:t>1</w:t>
      </w:r>
      <w:r w:rsidR="00162D66">
        <w:t xml:space="preserve">, </w:t>
      </w:r>
      <w:r w:rsidR="00B24098">
        <w:t>Maayan Holsblat</w:t>
      </w:r>
      <w:r w:rsidR="00B24098">
        <w:rPr>
          <w:vertAlign w:val="superscript"/>
        </w:rPr>
        <w:t>1</w:t>
      </w:r>
      <w:r w:rsidR="00B24098">
        <w:t xml:space="preserve">, </w:t>
      </w:r>
      <w:r w:rsidR="00162D66">
        <w:t>and Avi Zadok</w:t>
      </w:r>
      <w:r w:rsidR="00162D66">
        <w:rPr>
          <w:vertAlign w:val="superscript"/>
        </w:rPr>
        <w:t>1,2,*</w:t>
      </w:r>
    </w:p>
    <w:p w14:paraId="2782902F" w14:textId="1D6B9305" w:rsidR="00657AC6" w:rsidRDefault="00162D66">
      <w:pPr>
        <w:pStyle w:val="MCAuthorAffiliation"/>
        <w:rPr>
          <w:rFonts w:ascii="Times New Roman" w:hAnsi="Times New Roman"/>
        </w:rPr>
      </w:pPr>
      <w:r w:rsidRPr="00162D66">
        <w:rPr>
          <w:rFonts w:ascii="Times New Roman" w:hAnsi="Times New Roman"/>
          <w:vertAlign w:val="superscript"/>
        </w:rPr>
        <w:t>1</w:t>
      </w:r>
      <w:r>
        <w:rPr>
          <w:rFonts w:ascii="Times New Roman" w:hAnsi="Times New Roman"/>
        </w:rPr>
        <w:t>Faculty of Engineering and Institute of Nano-Technology and Advanced Materials, Bar-Ilan University, Ramat-Gan 5290002, Israel</w:t>
      </w:r>
    </w:p>
    <w:p w14:paraId="2374199B" w14:textId="70A2E9A8" w:rsidR="00162D66" w:rsidRDefault="00162D66">
      <w:pPr>
        <w:pStyle w:val="MCAuthorAffiliation"/>
        <w:rPr>
          <w:rFonts w:ascii="Times New Roman" w:hAnsi="Times New Roman"/>
        </w:rPr>
      </w:pPr>
      <w:r w:rsidRPr="00162D66">
        <w:rPr>
          <w:rFonts w:ascii="Times New Roman" w:hAnsi="Times New Roman"/>
          <w:vertAlign w:val="superscript"/>
        </w:rPr>
        <w:t>2</w:t>
      </w:r>
      <w:r>
        <w:rPr>
          <w:rFonts w:ascii="Times New Roman" w:hAnsi="Times New Roman"/>
        </w:rPr>
        <w:t>Presently with the Faculty of Electrical and Computer Engineering, the Technion – Israel Institute of Technology, Haifa 3200003, Israel</w:t>
      </w:r>
    </w:p>
    <w:p w14:paraId="56E22DF2" w14:textId="0E099AAB" w:rsidR="00657AC6" w:rsidRDefault="00162D66">
      <w:pPr>
        <w:pStyle w:val="MCAuthorAffiliation"/>
        <w:rPr>
          <w:rFonts w:ascii="Times New Roman" w:hAnsi="Times New Roman"/>
        </w:rPr>
      </w:pPr>
      <w:r>
        <w:rPr>
          <w:rFonts w:ascii="Times New Roman" w:hAnsi="Times New Roman"/>
        </w:rPr>
        <w:t>*</w:t>
      </w:r>
      <w:r w:rsidR="00657AC6">
        <w:rPr>
          <w:rFonts w:ascii="Times New Roman" w:hAnsi="Times New Roman"/>
        </w:rPr>
        <w:t xml:space="preserve"> </w:t>
      </w:r>
      <w:hyperlink r:id="rId6" w:history="1">
        <w:r w:rsidRPr="00743411">
          <w:rPr>
            <w:rStyle w:val="Hyperlink"/>
            <w:rFonts w:ascii="Times New Roman" w:hAnsi="Times New Roman"/>
          </w:rPr>
          <w:t>Avi.Zadok@technion.ac.il</w:t>
        </w:r>
      </w:hyperlink>
      <w:r>
        <w:rPr>
          <w:rFonts w:ascii="Times New Roman" w:hAnsi="Times New Roman"/>
        </w:rPr>
        <w:t xml:space="preserve"> </w:t>
      </w:r>
    </w:p>
    <w:p w14:paraId="3E0972B5" w14:textId="77777777" w:rsidR="00657AC6" w:rsidRDefault="00657AC6"/>
    <w:p w14:paraId="0B8262C6" w14:textId="0AF29EA0" w:rsidR="00E85AD9" w:rsidRDefault="00657AC6" w:rsidP="00E85AD9">
      <w:pPr>
        <w:pStyle w:val="MCAbstract"/>
      </w:pPr>
      <w:r>
        <w:rPr>
          <w:b/>
        </w:rPr>
        <w:t>Abstract:</w:t>
      </w:r>
      <w:r>
        <w:t xml:space="preserve"> </w:t>
      </w:r>
      <w:r w:rsidR="00C514D5">
        <w:t xml:space="preserve">A reconfigurable silicon photonic filter with four ring resonators nested in a Mach-Zehnder interferometer is demonstrated. Multiple transfer functions are realized through thermal adjustment of phase delays, including </w:t>
      </w:r>
      <w:ins w:id="0" w:author="Avinoam Zadok" w:date="2024-11-18T06:27:00Z">
        <w:r w:rsidR="00BA5B04">
          <w:t>sharp variable width filters</w:t>
        </w:r>
      </w:ins>
      <w:del w:id="1" w:author="Avinoam Zadok" w:date="2024-11-18T06:27:00Z">
        <w:r w:rsidR="00C514D5" w:rsidDel="00BA5B04">
          <w:delText>sharp channel interleaving</w:delText>
        </w:r>
      </w:del>
      <w:r w:rsidR="00C514D5">
        <w:t xml:space="preserve"> and narrow passbands.</w:t>
      </w:r>
      <w:r w:rsidR="00E85AD9" w:rsidRPr="00E85AD9">
        <w:t xml:space="preserve"> © 20</w:t>
      </w:r>
      <w:r w:rsidR="009F1B3D">
        <w:t>2</w:t>
      </w:r>
      <w:r w:rsidR="00162D66">
        <w:t>4</w:t>
      </w:r>
      <w:r w:rsidR="00E85AD9" w:rsidRPr="00E85AD9">
        <w:t xml:space="preserve"> The Authors</w:t>
      </w:r>
      <w:r w:rsidR="00162D66">
        <w:t>.</w:t>
      </w:r>
    </w:p>
    <w:p w14:paraId="2413F151" w14:textId="77777777" w:rsidR="00657AC6" w:rsidRDefault="00657AC6">
      <w:pPr>
        <w:pStyle w:val="MCSectionHead"/>
        <w:spacing w:before="0"/>
      </w:pPr>
    </w:p>
    <w:p w14:paraId="2C1D6A6C" w14:textId="6C99B68D" w:rsidR="00657AC6" w:rsidRPr="00D6193C" w:rsidRDefault="00657AC6">
      <w:pPr>
        <w:pStyle w:val="MCSectionHead"/>
        <w:spacing w:before="0"/>
        <w:jc w:val="left"/>
      </w:pPr>
      <w:r>
        <w:t>1</w:t>
      </w:r>
      <w:r w:rsidRPr="00D6193C">
        <w:t xml:space="preserve">. </w:t>
      </w:r>
      <w:r w:rsidR="00F301DD">
        <w:t>Introduction</w:t>
      </w:r>
    </w:p>
    <w:p w14:paraId="04CE17B9" w14:textId="717E2625" w:rsidR="00D33CB1" w:rsidRDefault="004E2987" w:rsidP="008210E7">
      <w:pPr>
        <w:tabs>
          <w:tab w:val="left" w:pos="619"/>
        </w:tabs>
        <w:spacing w:before="120"/>
        <w:jc w:val="both"/>
      </w:pPr>
      <w:r>
        <w:t xml:space="preserve">Photonic integrated filters can process signals of ultra-broad bandwidths. </w:t>
      </w:r>
      <w:r w:rsidR="00D07F44">
        <w:t xml:space="preserve">Like </w:t>
      </w:r>
      <w:r w:rsidR="009B47A5">
        <w:t>digital filters, t</w:t>
      </w:r>
      <w:r>
        <w:t xml:space="preserve">he response of </w:t>
      </w:r>
      <w:r w:rsidR="00D07F44">
        <w:t xml:space="preserve">many </w:t>
      </w:r>
      <w:r>
        <w:t xml:space="preserve">photonic filters </w:t>
      </w:r>
      <w:r w:rsidR="009B47A5">
        <w:t xml:space="preserve">is discrete in time </w:t>
      </w:r>
      <w:r w:rsidR="000455DF">
        <w:t>[1</w:t>
      </w:r>
      <w:r w:rsidR="009B47A5">
        <w:t>]. Filters may be broadly classified as moving average designs, which include feed-forward paths only, and auto-regressive</w:t>
      </w:r>
      <w:r w:rsidR="0034037D">
        <w:t xml:space="preserve"> layouts </w:t>
      </w:r>
      <w:r w:rsidR="00D07F44">
        <w:t>constructed</w:t>
      </w:r>
      <w:r w:rsidR="0034037D">
        <w:t xml:space="preserve"> of feedback paths. </w:t>
      </w:r>
      <w:r w:rsidR="00D07F44">
        <w:t xml:space="preserve">The transfer function of the former category is described by the locations of zeros in the complex </w:t>
      </w:r>
      <m:oMath>
        <m:r>
          <w:rPr>
            <w:rFonts w:ascii="Cambria Math" w:hAnsi="Cambria Math"/>
          </w:rPr>
          <m:t>Z</m:t>
        </m:r>
      </m:oMath>
      <w:r w:rsidR="00D07F44">
        <w:t>-domain, whereas that of the latter is governed by locations of poles [</w:t>
      </w:r>
      <w:r w:rsidR="000455DF">
        <w:t>1</w:t>
      </w:r>
      <w:r w:rsidR="00D07F44">
        <w:t xml:space="preserve">]. </w:t>
      </w:r>
      <w:r w:rsidR="0034037D">
        <w:t>The basic building blocks of photonic integrated moving average and auto-regressive filters are Mach-Zehnder interferometers and ring resonator waveguides, respectively.</w:t>
      </w:r>
      <w:r w:rsidR="00D07F44">
        <w:t xml:space="preserve"> Filters combining both zeros and poles </w:t>
      </w:r>
      <w:r w:rsidR="000455DF">
        <w:t>are referred to as auto-regressive moving-average (ARMA) devices. ARMA filters provide larger design freedom, and their frequency response can exhibit sharp transitions between pass and stop bands [1</w:t>
      </w:r>
      <w:proofErr w:type="gramStart"/>
      <w:r w:rsidR="00C44F6D">
        <w:t>,2</w:t>
      </w:r>
      <w:proofErr w:type="gramEnd"/>
      <w:r w:rsidR="000455DF">
        <w:t xml:space="preserve">]. Photonic integrated ARMA filters can be realized using Mach-Zehnder interferometers with one or more ring resonators nested in one or both arms [1]. The response of photonic integrated filters may be modified through local heating elements, based on the thermo-optic effect [ref.]. </w:t>
      </w:r>
      <w:r w:rsidR="00D07F44">
        <w:t xml:space="preserve"> </w:t>
      </w:r>
    </w:p>
    <w:p w14:paraId="32A964E7" w14:textId="03544DBA" w:rsidR="009A6C5C" w:rsidRDefault="00C44F6D" w:rsidP="00D33CB1">
      <w:pPr>
        <w:pStyle w:val="MCBodySP"/>
        <w:ind w:firstLine="270"/>
        <w:jc w:val="both"/>
      </w:pPr>
      <w:r>
        <w:t xml:space="preserve">In this work we report a reconfigurable, silicon-photonic filter stage, comprised of a balanced Mach-Zehnder interferometer with two ring resonators nested in each arm. The optical phase delay in each of the four rings, and the differential phase delay of the Mach-Zehnder interferometer, may be adjusted independently by driving current through five metallic heater elements. </w:t>
      </w:r>
      <w:r w:rsidR="002637A1">
        <w:t xml:space="preserve">The transfer function of optical power through the filter stage can be tuned to various forms of interest, including a </w:t>
      </w:r>
      <w:del w:id="2" w:author="Avinoam Zadok" w:date="2024-11-18T06:26:00Z">
        <w:r w:rsidR="002637A1" w:rsidDel="00BA5B04">
          <w:delText>channel interleaver</w:delText>
        </w:r>
      </w:del>
      <w:ins w:id="3" w:author="Avinoam Zadok" w:date="2024-11-18T06:26:00Z">
        <w:r w:rsidR="00BA5B04">
          <w:t xml:space="preserve">sharp </w:t>
        </w:r>
      </w:ins>
      <w:ins w:id="4" w:author="Avinoam Zadok" w:date="2024-11-18T06:27:00Z">
        <w:r w:rsidR="00BA5B04">
          <w:t>and uniform bandpass filters of variable widths</w:t>
        </w:r>
      </w:ins>
      <w:r w:rsidR="002637A1">
        <w:t xml:space="preserve"> and a sub-GHz narrow passband. </w:t>
      </w:r>
    </w:p>
    <w:p w14:paraId="2790C64A" w14:textId="69D7974E" w:rsidR="009A6C5C" w:rsidRDefault="009A6C5C" w:rsidP="009A6C5C">
      <w:pPr>
        <w:pStyle w:val="MCSectionHead"/>
        <w:jc w:val="left"/>
      </w:pPr>
      <w:r>
        <w:t xml:space="preserve">2. </w:t>
      </w:r>
      <w:r w:rsidR="00C600BB">
        <w:t>Results</w:t>
      </w:r>
    </w:p>
    <w:p w14:paraId="784EE7C1" w14:textId="06B6D328" w:rsidR="00735781" w:rsidRDefault="00152FBA" w:rsidP="0097379A">
      <w:pPr>
        <w:tabs>
          <w:tab w:val="left" w:pos="619"/>
        </w:tabs>
        <w:spacing w:before="120"/>
        <w:jc w:val="both"/>
      </w:pPr>
      <w:r>
        <w:t xml:space="preserve">A schematic illustration of the reconfigurable silicon photonic filter is shown in Fig. 1(a). A Mach-Zehnder interferometer is formed between two 50/50 directional couplers. The upper arm of the interferometer is coupled to two </w:t>
      </w:r>
      <w:r w:rsidR="006E79B9">
        <w:t xml:space="preserve">ring </w:t>
      </w:r>
      <w:r>
        <w:t xml:space="preserve">resonator waveguides </w:t>
      </w:r>
      <w:r w:rsidR="006E79B9">
        <w:t>1</w:t>
      </w:r>
      <w:proofErr w:type="gramStart"/>
      <w:r w:rsidR="006E79B9">
        <w:t>,2</w:t>
      </w:r>
      <w:proofErr w:type="gramEnd"/>
      <w:r w:rsidR="006E79B9">
        <w:t xml:space="preserve"> </w:t>
      </w:r>
      <w:r>
        <w:t xml:space="preserve">in series, and the lower arm is similarly coupled to </w:t>
      </w:r>
      <w:r w:rsidR="006E79B9">
        <w:t>ring resonators 3 and 4</w:t>
      </w:r>
      <w:r>
        <w:t xml:space="preserve">. </w:t>
      </w:r>
      <w:r w:rsidR="002F7C6C">
        <w:t xml:space="preserve">We denote the transmission of </w:t>
      </w:r>
      <w:r w:rsidR="006E79B9">
        <w:t xml:space="preserve">the </w:t>
      </w:r>
      <w:r w:rsidR="002F7C6C">
        <w:t xml:space="preserve">optical field </w:t>
      </w:r>
      <w:r w:rsidR="006E79B9">
        <w:t>to</w:t>
      </w:r>
      <w:r w:rsidR="002F7C6C">
        <w:t xml:space="preserve"> the through port of the directional coupler leading to resonator </w:t>
      </w:r>
      <m:oMath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=1…4</m:t>
        </m:r>
      </m:oMath>
      <w:r w:rsidR="002F7C6C">
        <w:t xml:space="preserve"> as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F7C6C">
        <w:t xml:space="preserve"> (see Fig. 1(a)).</w:t>
      </w:r>
      <w:r>
        <w:t xml:space="preserve"> </w:t>
      </w:r>
      <w:r w:rsidR="006E79B9">
        <w:t xml:space="preserve">The round-trip group delays of all four resonators equal the </w:t>
      </w:r>
      <w:proofErr w:type="gramStart"/>
      <w:r w:rsidR="006E79B9">
        <w:t xml:space="preserve">same </w:t>
      </w:r>
      <w:proofErr w:type="gramEnd"/>
      <m:oMath>
        <m:r>
          <w:rPr>
            <w:rFonts w:ascii="Cambria Math" w:hAnsi="Cambria Math"/>
          </w:rPr>
          <m:t>τ</m:t>
        </m:r>
      </m:oMath>
      <w:r w:rsidR="006E79B9">
        <w:t xml:space="preserve">. </w:t>
      </w:r>
    </w:p>
    <w:p w14:paraId="426409F7" w14:textId="415A03F6" w:rsidR="00735781" w:rsidRDefault="00C837F5" w:rsidP="00500C23">
      <w:pPr>
        <w:pStyle w:val="MCBodySP"/>
        <w:spacing w:after="120"/>
        <w:ind w:firstLine="0"/>
        <w:jc w:val="center"/>
        <w:rPr>
          <w:lang w:bidi="he-IL"/>
        </w:rPr>
      </w:pPr>
      <w:r>
        <w:rPr>
          <w:noProof/>
          <w:rtl/>
          <w:lang w:bidi="he-IL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BA5BB96" wp14:editId="120FE38E">
                <wp:simplePos x="0" y="0"/>
                <wp:positionH relativeFrom="column">
                  <wp:posOffset>2850515</wp:posOffset>
                </wp:positionH>
                <wp:positionV relativeFrom="paragraph">
                  <wp:posOffset>2540</wp:posOffset>
                </wp:positionV>
                <wp:extent cx="361784" cy="1404620"/>
                <wp:effectExtent l="0" t="0" r="0" b="1270"/>
                <wp:wrapNone/>
                <wp:docPr id="204398258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6178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385BA9" w14:textId="6BA3B160" w:rsidR="00C837F5" w:rsidRDefault="00C837F5" w:rsidP="00C837F5">
                            <w:r>
                              <w:t>(b)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type w14:anchorId="7BA5BB96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224.45pt;margin-top:.2pt;width:28.5pt;height:110.6pt;flip:x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" filled="f" stroked="f">
                <v:textbox style="mso-fit-shape-to-text:t">
                  <w:txbxContent>
                    <w:p w14:paraId="75385BA9" w14:textId="6BA3B160" w:rsidR="00C837F5" w:rsidRDefault="00C837F5" w:rsidP="00C837F5"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rtl/>
          <w:lang w:bidi="he-IL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8617E06" wp14:editId="75211AD9">
                <wp:simplePos x="0" y="0"/>
                <wp:positionH relativeFrom="column">
                  <wp:posOffset>51021</wp:posOffset>
                </wp:positionH>
                <wp:positionV relativeFrom="paragraph">
                  <wp:posOffset>9856</wp:posOffset>
                </wp:positionV>
                <wp:extent cx="429895" cy="1404620"/>
                <wp:effectExtent l="0" t="0" r="8255" b="1270"/>
                <wp:wrapNone/>
                <wp:docPr id="40540032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4298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E39788" w14:textId="77777777" w:rsidR="00C837F5" w:rsidRDefault="00C837F5" w:rsidP="00C837F5">
                            <w:r>
                              <w:t>(a)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 w14:anchorId="68617E06" id="_x0000_s1027" type="#_x0000_t202" style="position:absolute;left:0;text-align:left;margin-left:4pt;margin-top:.8pt;width:33.85pt;height:110.6pt;flip:x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" stroked="f">
                <v:textbox style="mso-fit-shape-to-text:t">
                  <w:txbxContent>
                    <w:p w14:paraId="5FE39788" w14:textId="77777777" w:rsidR="00C837F5" w:rsidRDefault="00C837F5" w:rsidP="00C837F5"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  <w:r w:rsidR="00B77DFA">
        <w:rPr>
          <w:noProof/>
          <w:lang w:bidi="he-IL"/>
        </w:rPr>
        <w:drawing>
          <wp:inline distT="0" distB="0" distL="0" distR="0" wp14:anchorId="3FDF86A7" wp14:editId="43E2FBEB">
            <wp:extent cx="3031200" cy="1299600"/>
            <wp:effectExtent l="0" t="0" r="0" b="0"/>
            <wp:docPr id="24272618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26185" name="תמונה 24272618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16" b="11345"/>
                    <a:stretch/>
                  </pic:blipFill>
                  <pic:spPr bwMode="auto">
                    <a:xfrm>
                      <a:off x="0" y="0"/>
                      <a:ext cx="3031200" cy="129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5781" w:rsidRPr="00735781">
        <w:rPr>
          <w:noProof/>
        </w:rPr>
        <w:t xml:space="preserve"> </w:t>
      </w:r>
      <w:del w:id="5" w:author="Matan Slook" w:date="2024-11-14T18:29:00Z">
        <w:r w:rsidR="00735781" w:rsidRPr="00735781" w:rsidDel="00500C23">
          <w:rPr>
            <w:noProof/>
            <w:lang w:bidi="he-IL"/>
          </w:rPr>
          <w:drawing>
            <wp:inline distT="0" distB="0" distL="0" distR="0" wp14:anchorId="4DBA1427" wp14:editId="3FCAEFA3">
              <wp:extent cx="2095200" cy="1432800"/>
              <wp:effectExtent l="0" t="0" r="635" b="0"/>
              <wp:docPr id="8" name="Picture 7" descr="תמונה שמכילה טקסט, תרשים, צילום מסך, תוכנית&#10;&#10;התיאור נוצר באופן אוטומטי">
                <a:extLst xmlns:a="http://schemas.openxmlformats.org/drawingml/2006/main">
                  <a:ext uri="{FF2B5EF4-FFF2-40B4-BE49-F238E27FC236}">
                    <a16:creationId xmlns:a16="http://schemas.microsoft.com/office/drawing/2014/main" id="{C25C2E9D-69DE-9A98-4B1C-2EA2C555ED7D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Picture 7" descr="תמונה שמכילה טקסט, תרשים, צילום מסך, תוכנית&#10;&#10;התיאור נוצר באופן אוטומטי">
                        <a:extLst>
                          <a:ext uri="{FF2B5EF4-FFF2-40B4-BE49-F238E27FC236}">
                            <a16:creationId xmlns:a16="http://schemas.microsoft.com/office/drawing/2014/main" id="{C25C2E9D-69DE-9A98-4B1C-2EA2C555ED7D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>
                      <a:blip r:embed="rId8"/>
                      <a:srcRect t="3493"/>
                      <a:stretch/>
                    </pic:blipFill>
                    <pic:spPr>
                      <a:xfrm rot="10800000">
                        <a:off x="0" y="0"/>
                        <a:ext cx="2095200" cy="1432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6" w:author="Matan Slook" w:date="2024-11-14T18:29:00Z">
        <w:r w:rsidR="00500C23" w:rsidRPr="00500C23">
          <w:rPr>
            <w:noProof/>
            <w:lang w:bidi="he-IL"/>
          </w:rPr>
          <w:drawing>
            <wp:inline distT="0" distB="0" distL="0" distR="0" wp14:anchorId="3556C511" wp14:editId="5F0F6175">
              <wp:extent cx="2806700" cy="1253419"/>
              <wp:effectExtent l="0" t="0" r="0" b="4445"/>
              <wp:docPr id="5" name="Picture 4">
                <a:extLst xmlns:a="http://schemas.openxmlformats.org/drawingml/2006/main">
                  <a:ext uri="{FF2B5EF4-FFF2-40B4-BE49-F238E27FC236}">
                    <a16:creationId xmlns:a16="http://schemas.microsoft.com/office/drawing/2014/main" id="{00508210-6239-D3DB-FDFD-B92CFD78B3DA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Picture 4">
                        <a:extLst>
                          <a:ext uri="{FF2B5EF4-FFF2-40B4-BE49-F238E27FC236}">
                            <a16:creationId xmlns:a16="http://schemas.microsoft.com/office/drawing/2014/main" id="{00508210-6239-D3DB-FDFD-B92CFD78B3DA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19913" cy="12593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695F9AB" w14:textId="19CA1B90" w:rsidR="00735781" w:rsidRPr="00C837F5" w:rsidRDefault="00735781">
      <w:pPr>
        <w:pStyle w:val="MCBodySP"/>
        <w:spacing w:after="120"/>
        <w:ind w:firstLine="0"/>
        <w:jc w:val="both"/>
        <w:rPr>
          <w:sz w:val="16"/>
          <w:szCs w:val="16"/>
        </w:rPr>
        <w:pPrChange w:id="7" w:author="Avinoam Zadok" w:date="2024-11-14T19:18:00Z">
          <w:pPr>
            <w:pStyle w:val="MCBodySP"/>
            <w:ind w:firstLine="0"/>
            <w:jc w:val="both"/>
          </w:pPr>
        </w:pPrChange>
      </w:pPr>
      <w:r w:rsidRPr="00C837F5">
        <w:rPr>
          <w:sz w:val="16"/>
          <w:szCs w:val="16"/>
        </w:rPr>
        <w:t>Fig. 1. (</w:t>
      </w:r>
      <w:proofErr w:type="gramStart"/>
      <w:r w:rsidRPr="00C837F5">
        <w:rPr>
          <w:sz w:val="16"/>
          <w:szCs w:val="16"/>
        </w:rPr>
        <w:t>a</w:t>
      </w:r>
      <w:proofErr w:type="gramEnd"/>
      <w:r w:rsidRPr="00C837F5">
        <w:rPr>
          <w:sz w:val="16"/>
          <w:szCs w:val="16"/>
        </w:rPr>
        <w:t>): Schematic illustration of the reconfigurable silicon-photonic filter. (b): Top-view optical microscope image of the fabricated device</w:t>
      </w:r>
      <w:del w:id="8" w:author="Matan Slook" w:date="2024-11-14T18:30:00Z">
        <w:r w:rsidRPr="00C837F5" w:rsidDel="00AF6BA6">
          <w:rPr>
            <w:sz w:val="16"/>
            <w:szCs w:val="16"/>
          </w:rPr>
          <w:delText xml:space="preserve"> (</w:delText>
        </w:r>
        <w:r w:rsidRPr="00C837F5" w:rsidDel="00AF6BA6">
          <w:rPr>
            <w:sz w:val="16"/>
            <w:szCs w:val="16"/>
            <w:highlight w:val="yellow"/>
          </w:rPr>
          <w:delText>replace</w:delText>
        </w:r>
        <w:r w:rsidRPr="00C837F5" w:rsidDel="00AF6BA6">
          <w:rPr>
            <w:sz w:val="16"/>
            <w:szCs w:val="16"/>
          </w:rPr>
          <w:delText>)</w:delText>
        </w:r>
      </w:del>
      <w:r w:rsidRPr="00C837F5">
        <w:rPr>
          <w:sz w:val="16"/>
          <w:szCs w:val="16"/>
        </w:rPr>
        <w:t xml:space="preserve">. </w:t>
      </w:r>
    </w:p>
    <w:p w14:paraId="7EFF4BC8" w14:textId="6A9BD061" w:rsidR="00BB0CAE" w:rsidRDefault="009B6EC0" w:rsidP="00BB0CAE">
      <w:pPr>
        <w:pStyle w:val="MCBodySP"/>
        <w:spacing w:after="120"/>
        <w:ind w:firstLine="272"/>
        <w:jc w:val="both"/>
      </w:pPr>
      <w:r>
        <w:rPr>
          <w:lang w:bidi="he-IL"/>
        </w:rPr>
        <w:t xml:space="preserve">The Z-domain </w:t>
      </w:r>
      <w:r w:rsidR="002F7C6C">
        <w:rPr>
          <w:lang w:bidi="he-IL"/>
        </w:rPr>
        <w:t>transfer matrix between the two input ports of the filter and its two output ports is given by [1]: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91"/>
      </w:tblGrid>
      <w:tr w:rsidR="00BB0CAE" w:rsidDel="00070C1A" w14:paraId="0786576B" w14:textId="27BF597D" w:rsidTr="00BD2D43">
        <w:trPr>
          <w:del w:id="9" w:author="Shai Ben Ami [2]" w:date="2024-11-18T14:50:00Z"/>
        </w:trPr>
        <w:tc>
          <w:tcPr>
            <w:tcW w:w="8359" w:type="dxa"/>
          </w:tcPr>
          <w:p w14:paraId="230B305E" w14:textId="7AABF10A" w:rsidR="00BB0CAE" w:rsidDel="00070C1A" w:rsidRDefault="00BB0CAE" w:rsidP="00BD2D43">
            <w:pPr>
              <w:pStyle w:val="MCBodySP"/>
              <w:spacing w:after="120"/>
              <w:ind w:firstLine="0"/>
              <w:jc w:val="center"/>
              <w:rPr>
                <w:del w:id="10" w:author="Shai Ben Ami [2]" w:date="2024-11-18T14:50:00Z"/>
              </w:rPr>
            </w:pPr>
            <m:oMathPara>
              <m:oMath>
                <m:r>
                  <w:del w:id="11" w:author="Shai Ben Ami [2]" w:date="2024-11-18T14:48:00Z"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H</m:t>
                  </w:del>
                </m:r>
                <m:d>
                  <m:dPr>
                    <m:ctrlPr>
                      <w:del w:id="12" w:author="Shai Ben Ami [2]" w:date="2024-11-18T14:48:00Z"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w:del>
                    </m:ctrlPr>
                  </m:dPr>
                  <m:e>
                    <m:r>
                      <w:del w:id="13" w:author="Shai Ben Ami [2]" w:date="2024-11-18T14:48:00Z"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z</m:t>
                      </w:del>
                    </m:r>
                  </m:e>
                </m:d>
                <m:r>
                  <w:del w:id="14" w:author="Shai Ben Ami [2]" w:date="2024-11-18T14:48:00Z"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=</m:t>
                  </w:del>
                </m:r>
                <m:f>
                  <m:fPr>
                    <m:ctrlPr>
                      <w:del w:id="15" w:author="Shai Ben Ami [2]" w:date="2024-11-18T14:48:00Z"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w:del>
                    </m:ctrlPr>
                  </m:fPr>
                  <m:num>
                    <m:r>
                      <w:del w:id="16" w:author="Shai Ben Ami [2]" w:date="2024-11-18T14:48:00Z"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1</m:t>
                      </w:del>
                    </m:r>
                  </m:num>
                  <m:den>
                    <m:r>
                      <w:del w:id="17" w:author="Shai Ben Ami [2]" w:date="2024-11-18T14:48:00Z"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2</m:t>
                      </w:del>
                    </m:r>
                  </m:den>
                </m:f>
                <m:d>
                  <m:dPr>
                    <m:ctrlPr>
                      <w:del w:id="18" w:author="Shai Ben Ami [2]" w:date="2024-11-18T14:48:00Z"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w:del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del w:id="19" w:author="Shai Ben Ami [2]" w:date="2024-11-18T14:48:00Z"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w:del>
                        </m:ctrlPr>
                      </m:mPr>
                      <m:mr>
                        <m:e>
                          <m:r>
                            <w:del w:id="20" w:author="Shai Ben Ami [2]" w:date="2024-11-18T14:48:00Z"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w:del>
                          </m:r>
                        </m:e>
                        <m:e>
                          <m:r>
                            <w:del w:id="21" w:author="Shai Ben Ami [2]" w:date="2024-11-18T14:48:00Z"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-j</m:t>
                            </w:del>
                          </m:r>
                        </m:e>
                      </m:mr>
                      <m:mr>
                        <m:e>
                          <m:r>
                            <w:del w:id="22" w:author="Shai Ben Ami [2]" w:date="2024-11-18T14:48:00Z"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-j</m:t>
                            </w:del>
                          </m:r>
                        </m:e>
                        <m:e>
                          <m:r>
                            <w:del w:id="23" w:author="Shai Ben Ami [2]" w:date="2024-11-18T14:48:00Z"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w:del>
                          </m:r>
                        </m:e>
                      </m:mr>
                    </m:m>
                  </m:e>
                </m:d>
                <m:d>
                  <m:dPr>
                    <m:ctrlPr>
                      <w:del w:id="24" w:author="Shai Ben Ami [2]" w:date="2024-11-18T14:48:00Z"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w:del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del w:id="25" w:author="Shai Ben Ami [2]" w:date="2024-11-18T14:48:00Z"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w:del>
                        </m:ctrlPr>
                      </m:mPr>
                      <m:mr>
                        <m:e>
                          <m:sSub>
                            <m:sSubPr>
                              <m:ctrlPr>
                                <w:del w:id="26" w:author="Shai Ben Ami [2]" w:date="2024-11-18T14:48:00Z"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w:del>
                              </m:ctrlPr>
                            </m:sSubPr>
                            <m:e>
                              <m:r>
                                <w:del w:id="27" w:author="Shai Ben Ami [2]" w:date="2024-11-18T14:48:00Z"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w:del>
                              </m:r>
                            </m:e>
                            <m:sub>
                              <m:r>
                                <w:del w:id="28" w:author="Shai Ben Ami [2]" w:date="2024-11-18T14:48:00Z">
                                  <w:rPr>
                                    <w:rFonts w:ascii="Cambria Math" w:eastAsiaTheme="minorEastAsia" w:hAnsi="Cambria Math"/>
                                  </w:rPr>
                                  <m:t>11</m:t>
                                </w:del>
                              </m:r>
                            </m:sub>
                          </m:sSub>
                          <m:d>
                            <m:dPr>
                              <m:ctrlPr>
                                <w:del w:id="29" w:author="Shai Ben Ami [2]" w:date="2024-11-18T14:48:00Z"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w:del>
                              </m:ctrlPr>
                            </m:dPr>
                            <m:e>
                              <m:r>
                                <w:del w:id="30" w:author="Shai Ben Ami [2]" w:date="2024-11-18T14:48:00Z"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w:del>
                              </m:r>
                            </m:e>
                          </m:d>
                        </m:e>
                        <m:e>
                          <m:r>
                            <w:del w:id="31" w:author="Shai Ben Ami [2]" w:date="2024-11-18T14:48:00Z"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0</m:t>
                            </w:del>
                          </m:r>
                        </m:e>
                      </m:mr>
                      <m:mr>
                        <m:e>
                          <m:r>
                            <w:del w:id="32" w:author="Shai Ben Ami [2]" w:date="2024-11-18T14:48:00Z"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0</m:t>
                            </w:del>
                          </m:r>
                        </m:e>
                        <m:e>
                          <m:sSub>
                            <m:sSubPr>
                              <m:ctrlPr>
                                <w:del w:id="33" w:author="Shai Ben Ami [2]" w:date="2024-11-18T14:48:00Z"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w:del>
                              </m:ctrlPr>
                            </m:sSubPr>
                            <m:e>
                              <m:r>
                                <w:del w:id="34" w:author="Shai Ben Ami [2]" w:date="2024-11-18T14:48:00Z">
                                  <w:rPr>
                                    <w:rFonts w:ascii="Cambria Math" w:eastAsiaTheme="minorEastAsia" w:hAnsi="Cambria Math"/>
                                  </w:rPr>
                                  <m:t>t</m:t>
                                </w:del>
                              </m:r>
                            </m:e>
                            <m:sub>
                              <m:r>
                                <w:del w:id="35" w:author="Shai Ben Ami [2]" w:date="2024-11-18T14:48:00Z">
                                  <w:rPr>
                                    <w:rFonts w:ascii="Cambria Math" w:eastAsiaTheme="minorEastAsia" w:hAnsi="Cambria Math"/>
                                  </w:rPr>
                                  <m:t>22</m:t>
                                </w:del>
                              </m:r>
                            </m:sub>
                          </m:sSub>
                          <m:d>
                            <m:dPr>
                              <m:ctrlPr>
                                <w:del w:id="36" w:author="Shai Ben Ami [2]" w:date="2024-11-18T14:48:00Z">
                                  <w:rPr>
                                    <w:rFonts w:ascii="Cambria Math" w:eastAsiaTheme="minorEastAsia" w:hAnsi="Cambria Math"/>
                                    <w:i/>
                                  </w:rPr>
                                </w:del>
                              </m:ctrlPr>
                            </m:dPr>
                            <m:e>
                              <m:r>
                                <w:del w:id="37" w:author="Shai Ben Ami [2]" w:date="2024-11-18T14:48:00Z"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z</m:t>
                                </w:del>
                              </m:r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del w:id="38" w:author="Shai Ben Ami [2]" w:date="2024-11-18T14:48:00Z"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w:del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del w:id="39" w:author="Shai Ben Ami [2]" w:date="2024-11-18T14:48:00Z"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w:del>
                        </m:ctrlPr>
                      </m:mPr>
                      <m:mr>
                        <m:e>
                          <m:r>
                            <w:del w:id="40" w:author="Shai Ben Ami [2]" w:date="2024-11-18T14:48:00Z"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w:del>
                          </m:r>
                        </m:e>
                        <m:e>
                          <m:r>
                            <w:del w:id="41" w:author="Shai Ben Ami [2]" w:date="2024-11-18T14:48:00Z"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-j</m:t>
                            </w:del>
                          </m:r>
                        </m:e>
                      </m:mr>
                      <m:mr>
                        <m:e>
                          <m:r>
                            <w:del w:id="42" w:author="Shai Ben Ami [2]" w:date="2024-11-18T14:48:00Z"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-j</m:t>
                            </w:del>
                          </m:r>
                        </m:e>
                        <m:e>
                          <m:r>
                            <w:del w:id="43" w:author="Shai Ben Ami [2]" w:date="2024-11-18T14:48:00Z"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1</m:t>
                            </w:del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91" w:type="dxa"/>
          </w:tcPr>
          <w:p w14:paraId="7F4B5199" w14:textId="314B105C" w:rsidR="00BB0CAE" w:rsidDel="00070C1A" w:rsidRDefault="00BB0CAE" w:rsidP="00BD2D43">
            <w:pPr>
              <w:pStyle w:val="MCBodySP"/>
              <w:ind w:firstLine="0"/>
              <w:jc w:val="right"/>
              <w:rPr>
                <w:del w:id="44" w:author="Shai Ben Ami [2]" w:date="2024-11-18T14:50:00Z"/>
              </w:rPr>
            </w:pPr>
            <w:del w:id="45" w:author="Shai Ben Ami [2]" w:date="2024-11-18T14:48:00Z">
              <w:r w:rsidDel="00070C1A">
                <w:delText>(1)</w:delText>
              </w:r>
            </w:del>
          </w:p>
        </w:tc>
      </w:tr>
      <w:tr w:rsidR="00BB0CAE" w:rsidDel="00070C1A" w14:paraId="5A905EF6" w14:textId="64A40E3B" w:rsidTr="00BD2D43">
        <w:trPr>
          <w:del w:id="46" w:author="Shai Ben Ami [2]" w:date="2024-11-18T14:50:00Z"/>
        </w:trPr>
        <w:tc>
          <w:tcPr>
            <w:tcW w:w="8359" w:type="dxa"/>
          </w:tcPr>
          <w:p w14:paraId="72CA698A" w14:textId="72D8CF7F" w:rsidR="00070C1A" w:rsidRPr="00070C1A" w:rsidDel="00070C1A" w:rsidRDefault="00070C1A" w:rsidP="00070C1A">
            <w:pPr>
              <w:pStyle w:val="MCBodySP"/>
              <w:spacing w:after="120"/>
              <w:ind w:firstLine="0"/>
              <w:jc w:val="center"/>
              <w:rPr>
                <w:del w:id="47" w:author="Shai Ben Ami [2]" w:date="2024-11-18T14:50:00Z"/>
                <w:rPrChange w:id="48" w:author="Shai Ben Ami [2]" w:date="2024-11-18T14:47:00Z">
                  <w:rPr>
                    <w:del w:id="49" w:author="Shai Ben Ami [2]" w:date="2024-11-18T14:50:00Z"/>
                  </w:rPr>
                </w:rPrChange>
              </w:rPr>
              <w:pPrChange w:id="50" w:author="Shai Ben Ami [2]" w:date="2024-11-18T14:47:00Z">
                <w:pPr>
                  <w:pStyle w:val="MCBodySP"/>
                  <w:spacing w:after="120"/>
                  <w:ind w:firstLine="0"/>
                  <w:jc w:val="center"/>
                </w:pPr>
              </w:pPrChange>
            </w:pPr>
          </w:p>
        </w:tc>
        <w:tc>
          <w:tcPr>
            <w:tcW w:w="991" w:type="dxa"/>
          </w:tcPr>
          <w:p w14:paraId="5A3FBF07" w14:textId="029D3918" w:rsidR="00BB0CAE" w:rsidDel="00070C1A" w:rsidRDefault="00BB0CAE" w:rsidP="00BD2D43">
            <w:pPr>
              <w:pStyle w:val="MCBodySP"/>
              <w:ind w:firstLine="0"/>
              <w:jc w:val="right"/>
              <w:rPr>
                <w:del w:id="51" w:author="Shai Ben Ami [2]" w:date="2024-11-18T14:50:00Z"/>
              </w:rPr>
            </w:pPr>
            <w:del w:id="52" w:author="Shai Ben Ami [2]" w:date="2024-11-18T14:48:00Z">
              <w:r w:rsidDel="00070C1A">
                <w:delText>(2)</w:delText>
              </w:r>
            </w:del>
          </w:p>
        </w:tc>
      </w:tr>
      <w:tr w:rsidR="00BB0CAE" w:rsidDel="00070C1A" w14:paraId="39921771" w14:textId="26137044" w:rsidTr="00BD2D43">
        <w:trPr>
          <w:del w:id="53" w:author="Shai Ben Ami [2]" w:date="2024-11-18T14:50:00Z"/>
        </w:trPr>
        <w:tc>
          <w:tcPr>
            <w:tcW w:w="8359" w:type="dxa"/>
          </w:tcPr>
          <w:p w14:paraId="1D47465C" w14:textId="04C2D657" w:rsidR="00070C1A" w:rsidRPr="00BB0CAE" w:rsidDel="00070C1A" w:rsidRDefault="00070C1A" w:rsidP="00070C1A">
            <w:pPr>
              <w:pStyle w:val="MCBodySP"/>
              <w:spacing w:after="120"/>
              <w:ind w:firstLine="0"/>
              <w:rPr>
                <w:del w:id="54" w:author="Shai Ben Ami [2]" w:date="2024-11-18T14:50:00Z"/>
              </w:rPr>
              <w:pPrChange w:id="55" w:author="Shai Ben Ami [2]" w:date="2024-11-18T14:48:00Z">
                <w:pPr>
                  <w:pStyle w:val="MCBodySP"/>
                  <w:spacing w:after="120"/>
                  <w:ind w:firstLine="0"/>
                  <w:jc w:val="center"/>
                </w:pPr>
              </w:pPrChange>
            </w:pPr>
          </w:p>
        </w:tc>
        <w:tc>
          <w:tcPr>
            <w:tcW w:w="991" w:type="dxa"/>
          </w:tcPr>
          <w:p w14:paraId="5262F65C" w14:textId="75B7C527" w:rsidR="00476F9E" w:rsidDel="00070C1A" w:rsidRDefault="00BB0CAE" w:rsidP="00070C1A">
            <w:pPr>
              <w:pStyle w:val="MCBodySP"/>
              <w:ind w:firstLine="0"/>
              <w:rPr>
                <w:del w:id="56" w:author="Shai Ben Ami [2]" w:date="2024-11-18T14:50:00Z"/>
              </w:rPr>
              <w:pPrChange w:id="57" w:author="Shai Ben Ami [2]" w:date="2024-11-18T14:47:00Z">
                <w:pPr>
                  <w:pStyle w:val="MCBodySP"/>
                  <w:ind w:firstLine="0"/>
                  <w:jc w:val="right"/>
                </w:pPr>
              </w:pPrChange>
            </w:pPr>
            <w:del w:id="58" w:author="Shai Ben Ami [2]" w:date="2024-11-18T14:50:00Z">
              <w:r w:rsidDel="00070C1A">
                <w:delText>(3)</w:delText>
              </w:r>
            </w:del>
          </w:p>
        </w:tc>
      </w:tr>
    </w:tbl>
    <w:p w14:paraId="03AAFF52" w14:textId="77777777" w:rsidR="00070C1A" w:rsidRPr="002A327F" w:rsidRDefault="00070C1A" w:rsidP="00070C1A">
      <w:pPr>
        <w:pStyle w:val="MCBodySP"/>
        <w:spacing w:after="120"/>
        <w:ind w:firstLine="0"/>
        <w:rPr>
          <w:ins w:id="59" w:author="Shai Ben Ami [2]" w:date="2024-11-18T14:50:00Z"/>
          <w:sz w:val="18"/>
          <w:szCs w:val="18"/>
        </w:rPr>
      </w:pPr>
      <m:oMathPara>
        <m:oMath>
          <m:eqArr>
            <m:eqArrPr>
              <m:maxDist m:val="1"/>
              <m:ctrlPr>
                <w:ins w:id="60" w:author="Shai Ben Ami [2]" w:date="2024-11-18T14:50:00Z">
                  <w:rPr>
                    <w:rFonts w:ascii="Cambria Math" w:eastAsiaTheme="minorEastAsia" w:hAnsi="Cambria Math"/>
                    <w:i/>
                    <w:sz w:val="18"/>
                    <w:szCs w:val="18"/>
                  </w:rPr>
                </w:ins>
              </m:ctrlPr>
            </m:eqArrPr>
            <m:e>
              <m:r>
                <w:ins w:id="61" w:author="Shai Ben Ami [2]" w:date="2024-11-18T14:50:00Z">
                  <w:rPr>
                    <w:rFonts w:ascii="Cambria Math" w:eastAsiaTheme="minorEastAsia" w:hAnsi="Cambria Math"/>
                    <w:sz w:val="18"/>
                    <w:szCs w:val="18"/>
                  </w:rPr>
                  <m:t>H</m:t>
                </w:ins>
              </m:r>
              <m:d>
                <m:dPr>
                  <m:ctrlPr>
                    <w:ins w:id="62" w:author="Shai Ben Ami [2]" w:date="2024-11-18T14:50:00Z"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w:ins>
                  </m:ctrlPr>
                </m:dPr>
                <m:e>
                  <m:r>
                    <w:ins w:id="63" w:author="Shai Ben Ami [2]" w:date="2024-11-18T14:50:00Z"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z</m:t>
                    </w:ins>
                  </m:r>
                </m:e>
              </m:d>
              <m:r>
                <w:ins w:id="64" w:author="Shai Ben Ami [2]" w:date="2024-11-18T14:50:00Z">
                  <w:rPr>
                    <w:rFonts w:ascii="Cambria Math" w:eastAsiaTheme="minorEastAsia" w:hAnsi="Cambria Math"/>
                    <w:sz w:val="18"/>
                    <w:szCs w:val="18"/>
                  </w:rPr>
                  <m:t>=</m:t>
                </w:ins>
              </m:r>
              <m:f>
                <m:fPr>
                  <m:ctrlPr>
                    <w:ins w:id="65" w:author="Shai Ben Ami [2]" w:date="2024-11-18T14:50:00Z"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w:ins>
                  </m:ctrlPr>
                </m:fPr>
                <m:num>
                  <m:r>
                    <w:ins w:id="66" w:author="Shai Ben Ami [2]" w:date="2024-11-18T14:50:00Z"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1</m:t>
                    </w:ins>
                  </m:r>
                </m:num>
                <m:den>
                  <m:r>
                    <w:ins w:id="67" w:author="Shai Ben Ami [2]" w:date="2024-11-18T14:50:00Z"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2</m:t>
                    </w:ins>
                  </m:r>
                </m:den>
              </m:f>
              <m:d>
                <m:dPr>
                  <m:ctrlPr>
                    <w:ins w:id="68" w:author="Shai Ben Ami [2]" w:date="2024-11-18T14:50:00Z"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w:ins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ins w:id="69" w:author="Shai Ben Ami [2]" w:date="2024-11-18T14:50:00Z"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w:ins>
                      </m:ctrlPr>
                    </m:mPr>
                    <m:mr>
                      <m:e>
                        <m:r>
                          <w:ins w:id="70" w:author="Shai Ben Ami [2]" w:date="2024-11-18T14:50:00Z"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1</m:t>
                          </w:ins>
                        </m:r>
                      </m:e>
                      <m:e>
                        <m:r>
                          <w:ins w:id="71" w:author="Shai Ben Ami [2]" w:date="2024-11-18T14:50:00Z"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-j</m:t>
                          </w:ins>
                        </m:r>
                      </m:e>
                    </m:mr>
                    <m:mr>
                      <m:e>
                        <m:r>
                          <w:ins w:id="72" w:author="Shai Ben Ami [2]" w:date="2024-11-18T14:50:00Z"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-j</m:t>
                          </w:ins>
                        </m:r>
                      </m:e>
                      <m:e>
                        <m:r>
                          <w:ins w:id="73" w:author="Shai Ben Ami [2]" w:date="2024-11-18T14:50:00Z"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1</m:t>
                          </w:ins>
                        </m:r>
                      </m:e>
                    </m:mr>
                  </m:m>
                </m:e>
              </m:d>
              <m:d>
                <m:dPr>
                  <m:ctrlPr>
                    <w:ins w:id="74" w:author="Shai Ben Ami [2]" w:date="2024-11-18T14:50:00Z"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w:ins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ins w:id="75" w:author="Shai Ben Ami [2]" w:date="2024-11-18T14:50:00Z"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w:ins>
                      </m:ctrlPr>
                    </m:mPr>
                    <m:mr>
                      <m:e>
                        <m:sSub>
                          <m:sSubPr>
                            <m:ctrlPr>
                              <w:ins w:id="76" w:author="Shai Ben Ami [2]" w:date="2024-11-18T14:50:00Z"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w:ins>
                            </m:ctrlPr>
                          </m:sSubPr>
                          <m:e>
                            <m:r>
                              <w:ins w:id="77" w:author="Shai Ben Ami [2]" w:date="2024-11-18T14:50:00Z"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w:ins>
                            </m:r>
                          </m:e>
                          <m:sub>
                            <m:r>
                              <w:ins w:id="78" w:author="Shai Ben Ami [2]" w:date="2024-11-18T14:50:00Z">
                                <w:rPr>
                                  <w:rFonts w:ascii="Cambria Math" w:eastAsiaTheme="minorEastAsia" w:hAnsi="Cambria Math"/>
                                </w:rPr>
                                <m:t>11</m:t>
                              </w:ins>
                            </m:r>
                          </m:sub>
                        </m:sSub>
                        <m:d>
                          <m:dPr>
                            <m:ctrlPr>
                              <w:ins w:id="79" w:author="Shai Ben Ami [2]" w:date="2024-11-18T14:50:00Z"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w:ins>
                            </m:ctrlPr>
                          </m:dPr>
                          <m:e>
                            <m:r>
                              <w:ins w:id="80" w:author="Shai Ben Ami [2]" w:date="2024-11-18T14:50:00Z"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z</m:t>
                              </w:ins>
                            </m:r>
                          </m:e>
                        </m:d>
                      </m:e>
                      <m:e>
                        <m:r>
                          <w:ins w:id="81" w:author="Shai Ben Ami [2]" w:date="2024-11-18T14:50:00Z"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0</m:t>
                          </w:ins>
                        </m:r>
                      </m:e>
                    </m:mr>
                    <m:mr>
                      <m:e>
                        <m:r>
                          <w:ins w:id="82" w:author="Shai Ben Ami [2]" w:date="2024-11-18T14:50:00Z"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0</m:t>
                          </w:ins>
                        </m:r>
                      </m:e>
                      <m:e>
                        <m:sSub>
                          <m:sSubPr>
                            <m:ctrlPr>
                              <w:ins w:id="83" w:author="Shai Ben Ami [2]" w:date="2024-11-18T14:50:00Z"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w:ins>
                            </m:ctrlPr>
                          </m:sSubPr>
                          <m:e>
                            <m:r>
                              <w:ins w:id="84" w:author="Shai Ben Ami [2]" w:date="2024-11-18T14:50:00Z"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w:ins>
                            </m:r>
                          </m:e>
                          <m:sub>
                            <m:r>
                              <w:ins w:id="85" w:author="Shai Ben Ami [2]" w:date="2024-11-18T14:50:00Z">
                                <w:rPr>
                                  <w:rFonts w:ascii="Cambria Math" w:eastAsiaTheme="minorEastAsia" w:hAnsi="Cambria Math"/>
                                </w:rPr>
                                <m:t>22</m:t>
                              </w:ins>
                            </m:r>
                          </m:sub>
                        </m:sSub>
                        <m:d>
                          <m:dPr>
                            <m:ctrlPr>
                              <w:ins w:id="86" w:author="Shai Ben Ami [2]" w:date="2024-11-18T14:50:00Z"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w:ins>
                            </m:ctrlPr>
                          </m:dPr>
                          <m:e>
                            <m:r>
                              <w:ins w:id="87" w:author="Shai Ben Ami [2]" w:date="2024-11-18T14:50:00Z"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z</m:t>
                              </w:ins>
                            </m:r>
                          </m:e>
                        </m:d>
                      </m:e>
                    </m:mr>
                  </m:m>
                </m:e>
              </m:d>
              <m:d>
                <m:dPr>
                  <m:ctrlPr>
                    <w:ins w:id="88" w:author="Shai Ben Ami [2]" w:date="2024-11-18T14:50:00Z"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w:ins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ins w:id="89" w:author="Shai Ben Ami [2]" w:date="2024-11-18T14:50:00Z">
                          <w:rPr>
                            <w:rFonts w:ascii="Cambria Math" w:eastAsiaTheme="minorEastAsia" w:hAnsi="Cambria Math"/>
                            <w:i/>
                            <w:sz w:val="18"/>
                            <w:szCs w:val="18"/>
                          </w:rPr>
                        </w:ins>
                      </m:ctrlPr>
                    </m:mPr>
                    <m:mr>
                      <m:e>
                        <m:r>
                          <w:ins w:id="90" w:author="Shai Ben Ami [2]" w:date="2024-11-18T14:50:00Z"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1</m:t>
                          </w:ins>
                        </m:r>
                      </m:e>
                      <m:e>
                        <m:r>
                          <w:ins w:id="91" w:author="Shai Ben Ami [2]" w:date="2024-11-18T14:50:00Z"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-j</m:t>
                          </w:ins>
                        </m:r>
                      </m:e>
                    </m:mr>
                    <m:mr>
                      <m:e>
                        <m:r>
                          <w:ins w:id="92" w:author="Shai Ben Ami [2]" w:date="2024-11-18T14:50:00Z"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-j</m:t>
                          </w:ins>
                        </m:r>
                      </m:e>
                      <m:e>
                        <m:r>
                          <w:ins w:id="93" w:author="Shai Ben Ami [2]" w:date="2024-11-18T14:50:00Z"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1</m:t>
                          </w:ins>
                        </m:r>
                      </m:e>
                    </m:mr>
                  </m:m>
                </m:e>
              </m:d>
              <m:r>
                <w:ins w:id="94" w:author="Shai Ben Ami [2]" w:date="2024-11-18T14:50:00Z">
                  <w:rPr>
                    <w:rFonts w:ascii="Cambria Math" w:eastAsiaTheme="minorEastAsia" w:hAnsi="Cambria Math"/>
                    <w:sz w:val="18"/>
                    <w:szCs w:val="18"/>
                  </w:rPr>
                  <m:t xml:space="preserve"> #</m:t>
                </w:ins>
              </m:r>
              <m:d>
                <m:dPr>
                  <m:ctrlPr>
                    <w:ins w:id="95" w:author="Shai Ben Ami [2]" w:date="2024-11-18T14:50:00Z">
                      <w:rPr>
                        <w:rFonts w:ascii="Cambria Math" w:eastAsiaTheme="minorEastAsia" w:hAnsi="Cambria Math"/>
                        <w:i/>
                        <w:sz w:val="18"/>
                        <w:szCs w:val="18"/>
                      </w:rPr>
                    </w:ins>
                  </m:ctrlPr>
                </m:dPr>
                <m:e>
                  <m:r>
                    <w:ins w:id="96" w:author="Shai Ben Ami [2]" w:date="2024-11-18T14:50:00Z">
                      <w:rPr>
                        <w:rFonts w:ascii="Cambria Math" w:eastAsiaTheme="minorEastAsia" w:hAnsi="Cambria Math"/>
                        <w:sz w:val="18"/>
                        <w:szCs w:val="18"/>
                      </w:rPr>
                      <m:t>1</m:t>
                    </w:ins>
                  </m:r>
                </m:e>
              </m:d>
            </m:e>
          </m:eqArr>
        </m:oMath>
      </m:oMathPara>
    </w:p>
    <w:p w14:paraId="52119B9E" w14:textId="77777777" w:rsidR="00070C1A" w:rsidRDefault="00070C1A" w:rsidP="00070C1A">
      <w:pPr>
        <w:pStyle w:val="MCBodySP"/>
        <w:spacing w:after="120"/>
        <w:ind w:firstLine="0"/>
        <w:rPr>
          <w:ins w:id="97" w:author="Shai Ben Ami [2]" w:date="2024-11-18T14:50:00Z"/>
        </w:rPr>
      </w:pPr>
      <m:oMathPara>
        <m:oMath>
          <m:eqArr>
            <m:eqArrPr>
              <m:maxDist m:val="1"/>
              <m:ctrlPr>
                <w:ins w:id="98" w:author="Shai Ben Ami [2]" w:date="2024-11-18T14:50:00Z">
                  <w:rPr>
                    <w:rFonts w:ascii="Cambria Math" w:eastAsiaTheme="minorEastAsia" w:hAnsi="Cambria Math"/>
                    <w:i/>
                  </w:rPr>
                </w:ins>
              </m:ctrlPr>
            </m:eqArrPr>
            <m:e>
              <m:sSub>
                <m:sSubPr>
                  <m:ctrlPr>
                    <w:ins w:id="99" w:author="Shai Ben Ami [2]" w:date="2024-11-18T14:50:00Z"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w:ins>
                  </m:ctrlPr>
                </m:sSubPr>
                <m:e>
                  <m:r>
                    <w:ins w:id="100" w:author="Shai Ben Ami [2]" w:date="2024-11-18T14:50:00Z">
                      <w:rPr>
                        <w:rFonts w:ascii="Cambria Math" w:eastAsiaTheme="minorEastAsia" w:hAnsi="Cambria Math"/>
                        <w:highlight w:val="yellow"/>
                      </w:rPr>
                      <m:t>t</m:t>
                    </w:ins>
                  </m:r>
                </m:e>
                <m:sub>
                  <m:r>
                    <w:ins w:id="101" w:author="Shai Ben Ami [2]" w:date="2024-11-18T14:50:00Z">
                      <w:rPr>
                        <w:rFonts w:ascii="Cambria Math" w:eastAsiaTheme="minorEastAsia" w:hAnsi="Cambria Math"/>
                        <w:highlight w:val="yellow"/>
                      </w:rPr>
                      <m:t>11</m:t>
                    </w:ins>
                  </m:r>
                </m:sub>
              </m:sSub>
              <m:d>
                <m:dPr>
                  <m:ctrlPr>
                    <w:ins w:id="102" w:author="Shai Ben Ami [2]" w:date="2024-11-18T14:50:00Z"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w:ins>
                  </m:ctrlPr>
                </m:dPr>
                <m:e>
                  <m:r>
                    <w:ins w:id="103" w:author="Shai Ben Ami [2]" w:date="2024-11-18T14:50:00Z">
                      <m:rPr>
                        <m:sty m:val="p"/>
                      </m:rPr>
                      <w:rPr>
                        <w:rFonts w:ascii="Cambria Math" w:eastAsiaTheme="minorEastAsia" w:hAnsi="Cambria Math"/>
                        <w:highlight w:val="yellow"/>
                      </w:rPr>
                      <m:t>z</m:t>
                    </w:ins>
                  </m:r>
                </m:e>
              </m:d>
              <m:r>
                <w:ins w:id="104" w:author="Shai Ben Ami [2]" w:date="2024-11-18T14:50:00Z">
                  <w:rPr>
                    <w:rFonts w:ascii="Cambria Math" w:eastAsiaTheme="minorEastAsia" w:hAnsi="Cambria Math"/>
                    <w:highlight w:val="yellow"/>
                  </w:rPr>
                  <m:t>=</m:t>
                </w:ins>
              </m:r>
              <m:f>
                <m:fPr>
                  <m:ctrlPr>
                    <w:ins w:id="105" w:author="Shai Ben Ami [2]" w:date="2024-11-18T14:50:00Z"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w:ins>
                  </m:ctrlPr>
                </m:fPr>
                <m:num>
                  <m:sSub>
                    <m:sSubPr>
                      <m:ctrlPr>
                        <w:ins w:id="106" w:author="Shai Ben Ami [2]" w:date="2024-11-18T14:50:00Z"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w:ins>
                      </m:ctrlPr>
                    </m:sSubPr>
                    <m:e>
                      <m:r>
                        <w:ins w:id="107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c</m:t>
                        </w:ins>
                      </m:r>
                    </m:e>
                    <m:sub>
                      <m:r>
                        <w:ins w:id="108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1</m:t>
                        </w:ins>
                      </m:r>
                    </m:sub>
                  </m:sSub>
                  <m:r>
                    <w:ins w:id="109" w:author="Shai Ben Ami [2]" w:date="2024-11-18T14:50:00Z">
                      <w:rPr>
                        <w:rFonts w:ascii="Cambria Math" w:eastAsiaTheme="minorEastAsia" w:hAnsi="Cambria Math"/>
                        <w:highlight w:val="yellow"/>
                      </w:rPr>
                      <m:t>-γ</m:t>
                    </w:ins>
                  </m:r>
                  <m:r>
                    <w:ins w:id="110" w:author="Shai Ben Ami [2]" w:date="2024-11-18T14:50:00Z">
                      <m:rPr>
                        <m:sty m:val="p"/>
                      </m:rPr>
                      <w:rPr>
                        <w:rFonts w:ascii="Cambria Math" w:eastAsiaTheme="minorEastAsia" w:hAnsi="Cambria Math"/>
                        <w:highlight w:val="yellow"/>
                      </w:rPr>
                      <m:t>exp</m:t>
                    </w:ins>
                  </m:r>
                  <m:d>
                    <m:dPr>
                      <m:ctrlPr>
                        <w:ins w:id="111" w:author="Shai Ben Ami [2]" w:date="2024-11-18T14:50:00Z"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w:ins>
                      </m:ctrlPr>
                    </m:dPr>
                    <m:e>
                      <m:r>
                        <w:ins w:id="112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-j</m:t>
                        </w:ins>
                      </m:r>
                      <m:sSub>
                        <m:sSubPr>
                          <m:ctrlPr>
                            <w:ins w:id="113" w:author="Shai Ben Ami [2]" w:date="2024-11-18T14:50:00Z"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w:ins>
                          </m:ctrlPr>
                        </m:sSubPr>
                        <m:e>
                          <m:r>
                            <w:ins w:id="114" w:author="Shai Ben Ami [2]" w:date="2024-11-18T14:50:00Z"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ϕ</m:t>
                            </w:ins>
                          </m:r>
                        </m:e>
                        <m:sub>
                          <m:r>
                            <w:ins w:id="115" w:author="Shai Ben Ami [2]" w:date="2024-11-18T14:50:00Z"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1</m:t>
                            </w:ins>
                          </m:r>
                        </m:sub>
                      </m:sSub>
                    </m:e>
                  </m:d>
                  <m:sSup>
                    <m:sSupPr>
                      <m:ctrlPr>
                        <w:ins w:id="116" w:author="Shai Ben Ami [2]" w:date="2024-11-18T14:50:00Z"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w:ins>
                      </m:ctrlPr>
                    </m:sSupPr>
                    <m:e>
                      <m:r>
                        <w:ins w:id="117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z</m:t>
                        </w:ins>
                      </m:r>
                    </m:e>
                    <m:sup>
                      <m:r>
                        <w:ins w:id="118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-1</m:t>
                        </w:ins>
                      </m:r>
                    </m:sup>
                  </m:sSup>
                </m:num>
                <m:den>
                  <m:r>
                    <w:ins w:id="119" w:author="Shai Ben Ami [2]" w:date="2024-11-18T14:50:00Z">
                      <w:rPr>
                        <w:rFonts w:ascii="Cambria Math" w:eastAsiaTheme="minorEastAsia" w:hAnsi="Cambria Math"/>
                        <w:highlight w:val="yellow"/>
                      </w:rPr>
                      <m:t>1-γ</m:t>
                    </w:ins>
                  </m:r>
                  <m:sSub>
                    <m:sSubPr>
                      <m:ctrlPr>
                        <w:ins w:id="120" w:author="Shai Ben Ami [2]" w:date="2024-11-18T14:50:00Z"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w:ins>
                      </m:ctrlPr>
                    </m:sSubPr>
                    <m:e>
                      <m:r>
                        <w:ins w:id="121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c</m:t>
                        </w:ins>
                      </m:r>
                    </m:e>
                    <m:sub>
                      <m:r>
                        <w:ins w:id="122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1</m:t>
                        </w:ins>
                      </m:r>
                    </m:sub>
                  </m:sSub>
                  <m:r>
                    <w:ins w:id="123" w:author="Shai Ben Ami [2]" w:date="2024-11-18T14:50:00Z">
                      <m:rPr>
                        <m:sty m:val="p"/>
                      </m:rPr>
                      <w:rPr>
                        <w:rFonts w:ascii="Cambria Math" w:eastAsiaTheme="minorEastAsia" w:hAnsi="Cambria Math"/>
                        <w:highlight w:val="yellow"/>
                      </w:rPr>
                      <m:t>exp</m:t>
                    </w:ins>
                  </m:r>
                  <m:d>
                    <m:dPr>
                      <m:ctrlPr>
                        <w:ins w:id="124" w:author="Shai Ben Ami [2]" w:date="2024-11-18T14:50:00Z"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w:ins>
                      </m:ctrlPr>
                    </m:dPr>
                    <m:e>
                      <m:r>
                        <w:ins w:id="125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-j</m:t>
                        </w:ins>
                      </m:r>
                      <m:sSub>
                        <m:sSubPr>
                          <m:ctrlPr>
                            <w:ins w:id="126" w:author="Shai Ben Ami [2]" w:date="2024-11-18T14:50:00Z"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w:ins>
                          </m:ctrlPr>
                        </m:sSubPr>
                        <m:e>
                          <m:r>
                            <w:ins w:id="127" w:author="Shai Ben Ami [2]" w:date="2024-11-18T14:50:00Z"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ϕ</m:t>
                            </w:ins>
                          </m:r>
                        </m:e>
                        <m:sub>
                          <m:r>
                            <w:ins w:id="128" w:author="Shai Ben Ami [2]" w:date="2024-11-18T14:50:00Z"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1</m:t>
                            </w:ins>
                          </m:r>
                        </m:sub>
                      </m:sSub>
                    </m:e>
                  </m:d>
                  <m:sSup>
                    <m:sSupPr>
                      <m:ctrlPr>
                        <w:ins w:id="129" w:author="Shai Ben Ami [2]" w:date="2024-11-18T14:50:00Z"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w:ins>
                      </m:ctrlPr>
                    </m:sSupPr>
                    <m:e>
                      <m:r>
                        <w:ins w:id="130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z</m:t>
                        </w:ins>
                      </m:r>
                    </m:e>
                    <m:sup>
                      <m:r>
                        <w:ins w:id="131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-1</m:t>
                        </w:ins>
                      </m:r>
                    </m:sup>
                  </m:sSup>
                </m:den>
              </m:f>
              <m:r>
                <w:ins w:id="132" w:author="Shai Ben Ami [2]" w:date="2024-11-18T14:50:00Z">
                  <w:rPr>
                    <w:rFonts w:ascii="Cambria Math" w:eastAsiaTheme="minorEastAsia" w:hAnsi="Cambria Math"/>
                    <w:highlight w:val="yellow"/>
                  </w:rPr>
                  <m:t>⋅</m:t>
                </w:ins>
              </m:r>
              <m:f>
                <m:fPr>
                  <m:ctrlPr>
                    <w:ins w:id="133" w:author="Shai Ben Ami [2]" w:date="2024-11-18T14:50:00Z"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w:ins>
                  </m:ctrlPr>
                </m:fPr>
                <m:num>
                  <m:sSub>
                    <m:sSubPr>
                      <m:ctrlPr>
                        <w:ins w:id="134" w:author="Shai Ben Ami [2]" w:date="2024-11-18T14:50:00Z"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w:ins>
                      </m:ctrlPr>
                    </m:sSubPr>
                    <m:e>
                      <m:r>
                        <w:ins w:id="135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c</m:t>
                        </w:ins>
                      </m:r>
                    </m:e>
                    <m:sub>
                      <m:r>
                        <w:ins w:id="136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2</m:t>
                        </w:ins>
                      </m:r>
                    </m:sub>
                  </m:sSub>
                  <m:r>
                    <w:ins w:id="137" w:author="Shai Ben Ami [2]" w:date="2024-11-18T14:50:00Z">
                      <w:rPr>
                        <w:rFonts w:ascii="Cambria Math" w:eastAsiaTheme="minorEastAsia" w:hAnsi="Cambria Math"/>
                        <w:highlight w:val="yellow"/>
                      </w:rPr>
                      <m:t>-γ</m:t>
                    </w:ins>
                  </m:r>
                  <m:r>
                    <w:ins w:id="138" w:author="Shai Ben Ami [2]" w:date="2024-11-18T14:50:00Z">
                      <m:rPr>
                        <m:sty m:val="p"/>
                      </m:rPr>
                      <w:rPr>
                        <w:rFonts w:ascii="Cambria Math" w:eastAsiaTheme="minorEastAsia" w:hAnsi="Cambria Math"/>
                        <w:highlight w:val="yellow"/>
                      </w:rPr>
                      <m:t>exp</m:t>
                    </w:ins>
                  </m:r>
                  <m:d>
                    <m:dPr>
                      <m:ctrlPr>
                        <w:ins w:id="139" w:author="Shai Ben Ami [2]" w:date="2024-11-18T14:50:00Z"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w:ins>
                      </m:ctrlPr>
                    </m:dPr>
                    <m:e>
                      <m:r>
                        <w:ins w:id="140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-j</m:t>
                        </w:ins>
                      </m:r>
                      <m:sSub>
                        <m:sSubPr>
                          <m:ctrlPr>
                            <w:ins w:id="141" w:author="Shai Ben Ami [2]" w:date="2024-11-18T14:50:00Z"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w:ins>
                          </m:ctrlPr>
                        </m:sSubPr>
                        <m:e>
                          <m:r>
                            <w:ins w:id="142" w:author="Shai Ben Ami [2]" w:date="2024-11-18T14:50:00Z"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ϕ</m:t>
                            </w:ins>
                          </m:r>
                        </m:e>
                        <m:sub>
                          <m:r>
                            <w:ins w:id="143" w:author="Shai Ben Ami [2]" w:date="2024-11-18T14:50:00Z"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2</m:t>
                            </w:ins>
                          </m:r>
                        </m:sub>
                      </m:sSub>
                    </m:e>
                  </m:d>
                  <m:sSup>
                    <m:sSupPr>
                      <m:ctrlPr>
                        <w:ins w:id="144" w:author="Shai Ben Ami [2]" w:date="2024-11-18T14:50:00Z"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w:ins>
                      </m:ctrlPr>
                    </m:sSupPr>
                    <m:e>
                      <m:r>
                        <w:ins w:id="145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z</m:t>
                        </w:ins>
                      </m:r>
                    </m:e>
                    <m:sup>
                      <m:r>
                        <w:ins w:id="146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-1</m:t>
                        </w:ins>
                      </m:r>
                    </m:sup>
                  </m:sSup>
                </m:num>
                <m:den>
                  <m:r>
                    <w:ins w:id="147" w:author="Shai Ben Ami [2]" w:date="2024-11-18T14:50:00Z">
                      <w:rPr>
                        <w:rFonts w:ascii="Cambria Math" w:eastAsiaTheme="minorEastAsia" w:hAnsi="Cambria Math"/>
                        <w:highlight w:val="yellow"/>
                      </w:rPr>
                      <m:t>1-γ</m:t>
                    </w:ins>
                  </m:r>
                  <m:sSub>
                    <m:sSubPr>
                      <m:ctrlPr>
                        <w:ins w:id="148" w:author="Shai Ben Ami [2]" w:date="2024-11-18T14:50:00Z"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w:ins>
                      </m:ctrlPr>
                    </m:sSubPr>
                    <m:e>
                      <m:r>
                        <w:ins w:id="149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c</m:t>
                        </w:ins>
                      </m:r>
                    </m:e>
                    <m:sub>
                      <m:r>
                        <w:ins w:id="150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2</m:t>
                        </w:ins>
                      </m:r>
                    </m:sub>
                  </m:sSub>
                  <m:r>
                    <w:ins w:id="151" w:author="Shai Ben Ami [2]" w:date="2024-11-18T14:50:00Z">
                      <m:rPr>
                        <m:sty m:val="p"/>
                      </m:rPr>
                      <w:rPr>
                        <w:rFonts w:ascii="Cambria Math" w:eastAsiaTheme="minorEastAsia" w:hAnsi="Cambria Math"/>
                        <w:highlight w:val="yellow"/>
                      </w:rPr>
                      <m:t>exp</m:t>
                    </w:ins>
                  </m:r>
                  <m:d>
                    <m:dPr>
                      <m:ctrlPr>
                        <w:ins w:id="152" w:author="Shai Ben Ami [2]" w:date="2024-11-18T14:50:00Z"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w:ins>
                      </m:ctrlPr>
                    </m:dPr>
                    <m:e>
                      <m:r>
                        <w:ins w:id="153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-j</m:t>
                        </w:ins>
                      </m:r>
                      <m:sSub>
                        <m:sSubPr>
                          <m:ctrlPr>
                            <w:ins w:id="154" w:author="Shai Ben Ami [2]" w:date="2024-11-18T14:50:00Z"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w:ins>
                          </m:ctrlPr>
                        </m:sSubPr>
                        <m:e>
                          <m:r>
                            <w:ins w:id="155" w:author="Shai Ben Ami [2]" w:date="2024-11-18T14:50:00Z"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ϕ</m:t>
                            </w:ins>
                          </m:r>
                        </m:e>
                        <m:sub>
                          <m:r>
                            <w:ins w:id="156" w:author="Shai Ben Ami [2]" w:date="2024-11-18T14:50:00Z"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2</m:t>
                            </w:ins>
                          </m:r>
                        </m:sub>
                      </m:sSub>
                    </m:e>
                  </m:d>
                  <m:sSup>
                    <m:sSupPr>
                      <m:ctrlPr>
                        <w:ins w:id="157" w:author="Shai Ben Ami [2]" w:date="2024-11-18T14:50:00Z"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w:ins>
                      </m:ctrlPr>
                    </m:sSupPr>
                    <m:e>
                      <m:r>
                        <w:ins w:id="158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z</m:t>
                        </w:ins>
                      </m:r>
                    </m:e>
                    <m:sup>
                      <m:r>
                        <w:ins w:id="159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-1</m:t>
                        </w:ins>
                      </m:r>
                    </m:sup>
                  </m:sSup>
                </m:den>
              </m:f>
              <m:r>
                <w:ins w:id="160" w:author="Shai Ben Ami [2]" w:date="2024-11-18T14:50:00Z">
                  <w:rPr>
                    <w:rFonts w:ascii="Cambria Math" w:eastAsiaTheme="minorEastAsia" w:hAnsi="Cambria Math"/>
                  </w:rPr>
                  <m:t xml:space="preserve"> #</m:t>
                </w:ins>
              </m:r>
              <m:d>
                <m:dPr>
                  <m:ctrlPr>
                    <w:ins w:id="161" w:author="Shai Ben Ami [2]" w:date="2024-11-18T14:50:00Z">
                      <w:rPr>
                        <w:rFonts w:ascii="Cambria Math" w:eastAsiaTheme="minorEastAsia" w:hAnsi="Cambria Math"/>
                        <w:i/>
                      </w:rPr>
                    </w:ins>
                  </m:ctrlPr>
                </m:dPr>
                <m:e>
                  <m:r>
                    <w:ins w:id="162" w:author="Shai Ben Ami [2]" w:date="2024-11-18T14:50:00Z">
                      <w:rPr>
                        <w:rFonts w:ascii="Cambria Math" w:eastAsiaTheme="minorEastAsia" w:hAnsi="Cambria Math"/>
                      </w:rPr>
                      <m:t>2</m:t>
                    </w:ins>
                  </m:r>
                </m:e>
              </m:d>
            </m:e>
          </m:eqArr>
        </m:oMath>
      </m:oMathPara>
    </w:p>
    <w:p w14:paraId="2FE3E408" w14:textId="29E0BF01" w:rsidR="00070C1A" w:rsidRDefault="00070C1A" w:rsidP="00070C1A">
      <w:pPr>
        <w:pStyle w:val="MCBodySP"/>
        <w:ind w:firstLine="270"/>
        <w:jc w:val="both"/>
        <w:rPr>
          <w:ins w:id="163" w:author="Shai Ben Ami [2]" w:date="2024-11-18T14:50:00Z"/>
        </w:rPr>
        <w:pPrChange w:id="164" w:author="Shai Ben Ami [2]" w:date="2024-11-18T14:50:00Z">
          <w:pPr>
            <w:pStyle w:val="MCBodySP"/>
            <w:ind w:firstLine="270"/>
            <w:jc w:val="both"/>
          </w:pPr>
        </w:pPrChange>
      </w:pPr>
      <m:oMathPara>
        <m:oMath>
          <m:eqArr>
            <m:eqArrPr>
              <m:maxDist m:val="1"/>
              <m:ctrlPr>
                <w:ins w:id="165" w:author="Shai Ben Ami [2]" w:date="2024-11-18T14:50:00Z">
                  <w:rPr>
                    <w:rFonts w:ascii="Cambria Math" w:eastAsiaTheme="minorEastAsia" w:hAnsi="Cambria Math"/>
                    <w:i/>
                  </w:rPr>
                </w:ins>
              </m:ctrlPr>
            </m:eqArrPr>
            <m:e>
              <m:sSub>
                <m:sSubPr>
                  <m:ctrlPr>
                    <w:ins w:id="166" w:author="Shai Ben Ami [2]" w:date="2024-11-18T14:50:00Z"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w:ins>
                  </m:ctrlPr>
                </m:sSubPr>
                <m:e>
                  <m:r>
                    <w:ins w:id="167" w:author="Shai Ben Ami [2]" w:date="2024-11-18T14:50:00Z">
                      <w:rPr>
                        <w:rFonts w:ascii="Cambria Math" w:eastAsiaTheme="minorEastAsia" w:hAnsi="Cambria Math"/>
                        <w:highlight w:val="yellow"/>
                      </w:rPr>
                      <m:t>t</m:t>
                    </w:ins>
                  </m:r>
                </m:e>
                <m:sub>
                  <m:r>
                    <w:ins w:id="168" w:author="Shai Ben Ami [2]" w:date="2024-11-18T14:50:00Z">
                      <w:rPr>
                        <w:rFonts w:ascii="Cambria Math" w:eastAsiaTheme="minorEastAsia" w:hAnsi="Cambria Math"/>
                        <w:highlight w:val="yellow"/>
                      </w:rPr>
                      <m:t>22</m:t>
                    </w:ins>
                  </m:r>
                </m:sub>
              </m:sSub>
              <m:d>
                <m:dPr>
                  <m:ctrlPr>
                    <w:ins w:id="169" w:author="Shai Ben Ami [2]" w:date="2024-11-18T14:50:00Z"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w:ins>
                  </m:ctrlPr>
                </m:dPr>
                <m:e>
                  <m:r>
                    <w:ins w:id="170" w:author="Shai Ben Ami [2]" w:date="2024-11-18T14:50:00Z">
                      <m:rPr>
                        <m:sty m:val="p"/>
                      </m:rPr>
                      <w:rPr>
                        <w:rFonts w:ascii="Cambria Math" w:eastAsiaTheme="minorEastAsia" w:hAnsi="Cambria Math"/>
                        <w:highlight w:val="yellow"/>
                      </w:rPr>
                      <m:t>z</m:t>
                    </w:ins>
                  </m:r>
                </m:e>
              </m:d>
              <m:r>
                <w:ins w:id="171" w:author="Shai Ben Ami [2]" w:date="2024-11-18T14:50:00Z">
                  <w:rPr>
                    <w:rFonts w:ascii="Cambria Math" w:eastAsiaTheme="minorEastAsia" w:hAnsi="Cambria Math"/>
                    <w:highlight w:val="yellow"/>
                  </w:rPr>
                  <m:t>=</m:t>
                </w:ins>
              </m:r>
              <m:r>
                <w:ins w:id="172" w:author="Shai Ben Ami [2]" w:date="2024-11-18T14:50:00Z">
                  <m:rPr>
                    <m:sty m:val="p"/>
                  </m:rPr>
                  <w:rPr>
                    <w:rFonts w:ascii="Cambria Math" w:eastAsiaTheme="minorEastAsia" w:hAnsi="Cambria Math"/>
                    <w:highlight w:val="yellow"/>
                  </w:rPr>
                  <m:t>exp</m:t>
                </w:ins>
              </m:r>
              <m:d>
                <m:dPr>
                  <m:ctrlPr>
                    <w:ins w:id="173" w:author="Shai Ben Ami [2]" w:date="2024-11-18T14:50:00Z"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w:ins>
                  </m:ctrlPr>
                </m:dPr>
                <m:e>
                  <m:r>
                    <w:ins w:id="174" w:author="Shai Ben Ami [2]" w:date="2024-11-18T14:50:00Z">
                      <w:rPr>
                        <w:rFonts w:ascii="Cambria Math" w:eastAsiaTheme="minorEastAsia" w:hAnsi="Cambria Math"/>
                        <w:highlight w:val="yellow"/>
                      </w:rPr>
                      <m:t>-j</m:t>
                    </w:ins>
                  </m:r>
                  <m:sSub>
                    <m:sSubPr>
                      <m:ctrlPr>
                        <w:ins w:id="175" w:author="Shai Ben Ami [2]" w:date="2024-11-18T14:50:00Z"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w:ins>
                      </m:ctrlPr>
                    </m:sSubPr>
                    <m:e>
                      <m:r>
                        <w:ins w:id="176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ϕ</m:t>
                        </w:ins>
                      </m:r>
                    </m:e>
                    <m:sub>
                      <m:r>
                        <w:ins w:id="177" w:author="Shai Ben Ami [2]" w:date="2024-11-18T14:50:00Z"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highlight w:val="yellow"/>
                          </w:rPr>
                          <m:t>MZI</m:t>
                        </w:ins>
                      </m:r>
                    </m:sub>
                  </m:sSub>
                </m:e>
              </m:d>
              <m:f>
                <m:fPr>
                  <m:ctrlPr>
                    <w:ins w:id="178" w:author="Shai Ben Ami [2]" w:date="2024-11-18T14:50:00Z"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w:ins>
                  </m:ctrlPr>
                </m:fPr>
                <m:num>
                  <m:sSub>
                    <m:sSubPr>
                      <m:ctrlPr>
                        <w:ins w:id="179" w:author="Shai Ben Ami [2]" w:date="2024-11-18T14:50:00Z"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w:ins>
                      </m:ctrlPr>
                    </m:sSubPr>
                    <m:e>
                      <m:r>
                        <w:ins w:id="180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c</m:t>
                        </w:ins>
                      </m:r>
                    </m:e>
                    <m:sub>
                      <m:r>
                        <w:ins w:id="181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3</m:t>
                        </w:ins>
                      </m:r>
                    </m:sub>
                  </m:sSub>
                  <m:r>
                    <w:ins w:id="182" w:author="Shai Ben Ami [2]" w:date="2024-11-18T14:50:00Z">
                      <w:rPr>
                        <w:rFonts w:ascii="Cambria Math" w:eastAsiaTheme="minorEastAsia" w:hAnsi="Cambria Math"/>
                        <w:highlight w:val="yellow"/>
                      </w:rPr>
                      <m:t>-γ</m:t>
                    </w:ins>
                  </m:r>
                  <m:r>
                    <w:ins w:id="183" w:author="Shai Ben Ami [2]" w:date="2024-11-18T14:50:00Z">
                      <m:rPr>
                        <m:sty m:val="p"/>
                      </m:rPr>
                      <w:rPr>
                        <w:rFonts w:ascii="Cambria Math" w:eastAsiaTheme="minorEastAsia" w:hAnsi="Cambria Math"/>
                        <w:highlight w:val="yellow"/>
                      </w:rPr>
                      <m:t>exp</m:t>
                    </w:ins>
                  </m:r>
                  <m:d>
                    <m:dPr>
                      <m:ctrlPr>
                        <w:ins w:id="184" w:author="Shai Ben Ami [2]" w:date="2024-11-18T14:50:00Z"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w:ins>
                      </m:ctrlPr>
                    </m:dPr>
                    <m:e>
                      <m:r>
                        <w:ins w:id="185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-j</m:t>
                        </w:ins>
                      </m:r>
                      <m:sSub>
                        <m:sSubPr>
                          <m:ctrlPr>
                            <w:ins w:id="186" w:author="Shai Ben Ami [2]" w:date="2024-11-18T14:50:00Z"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w:ins>
                          </m:ctrlPr>
                        </m:sSubPr>
                        <m:e>
                          <m:r>
                            <w:ins w:id="187" w:author="Shai Ben Ami [2]" w:date="2024-11-18T14:50:00Z"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ϕ</m:t>
                            </w:ins>
                          </m:r>
                        </m:e>
                        <m:sub>
                          <m:r>
                            <w:ins w:id="188" w:author="Shai Ben Ami [2]" w:date="2024-11-18T14:50:00Z"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3</m:t>
                            </w:ins>
                          </m:r>
                        </m:sub>
                      </m:sSub>
                    </m:e>
                  </m:d>
                  <m:sSup>
                    <m:sSupPr>
                      <m:ctrlPr>
                        <w:ins w:id="189" w:author="Shai Ben Ami [2]" w:date="2024-11-18T14:50:00Z"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w:ins>
                      </m:ctrlPr>
                    </m:sSupPr>
                    <m:e>
                      <m:r>
                        <w:ins w:id="190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z</m:t>
                        </w:ins>
                      </m:r>
                    </m:e>
                    <m:sup>
                      <m:r>
                        <w:ins w:id="191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-1</m:t>
                        </w:ins>
                      </m:r>
                    </m:sup>
                  </m:sSup>
                </m:num>
                <m:den>
                  <m:r>
                    <w:ins w:id="192" w:author="Shai Ben Ami [2]" w:date="2024-11-18T14:50:00Z">
                      <w:rPr>
                        <w:rFonts w:ascii="Cambria Math" w:eastAsiaTheme="minorEastAsia" w:hAnsi="Cambria Math"/>
                        <w:highlight w:val="yellow"/>
                      </w:rPr>
                      <m:t>1-γ</m:t>
                    </w:ins>
                  </m:r>
                  <m:sSub>
                    <m:sSubPr>
                      <m:ctrlPr>
                        <w:ins w:id="193" w:author="Shai Ben Ami [2]" w:date="2024-11-18T14:50:00Z"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w:ins>
                      </m:ctrlPr>
                    </m:sSubPr>
                    <m:e>
                      <m:r>
                        <w:ins w:id="194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c</m:t>
                        </w:ins>
                      </m:r>
                    </m:e>
                    <m:sub>
                      <m:r>
                        <w:ins w:id="195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3</m:t>
                        </w:ins>
                      </m:r>
                    </m:sub>
                  </m:sSub>
                  <m:r>
                    <w:ins w:id="196" w:author="Shai Ben Ami [2]" w:date="2024-11-18T14:50:00Z">
                      <m:rPr>
                        <m:sty m:val="p"/>
                      </m:rPr>
                      <w:rPr>
                        <w:rFonts w:ascii="Cambria Math" w:eastAsiaTheme="minorEastAsia" w:hAnsi="Cambria Math"/>
                        <w:highlight w:val="yellow"/>
                      </w:rPr>
                      <m:t>exp</m:t>
                    </w:ins>
                  </m:r>
                  <m:d>
                    <m:dPr>
                      <m:ctrlPr>
                        <w:ins w:id="197" w:author="Shai Ben Ami [2]" w:date="2024-11-18T14:50:00Z"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w:ins>
                      </m:ctrlPr>
                    </m:dPr>
                    <m:e>
                      <m:r>
                        <w:ins w:id="198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-j</m:t>
                        </w:ins>
                      </m:r>
                      <m:sSub>
                        <m:sSubPr>
                          <m:ctrlPr>
                            <w:ins w:id="199" w:author="Shai Ben Ami [2]" w:date="2024-11-18T14:50:00Z"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w:ins>
                          </m:ctrlPr>
                        </m:sSubPr>
                        <m:e>
                          <m:r>
                            <w:ins w:id="200" w:author="Shai Ben Ami [2]" w:date="2024-11-18T14:50:00Z"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ϕ</m:t>
                            </w:ins>
                          </m:r>
                        </m:e>
                        <m:sub>
                          <m:r>
                            <w:ins w:id="201" w:author="Shai Ben Ami [2]" w:date="2024-11-18T14:50:00Z"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3</m:t>
                            </w:ins>
                          </m:r>
                        </m:sub>
                      </m:sSub>
                    </m:e>
                  </m:d>
                  <m:sSup>
                    <m:sSupPr>
                      <m:ctrlPr>
                        <w:ins w:id="202" w:author="Shai Ben Ami [2]" w:date="2024-11-18T14:50:00Z"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w:ins>
                      </m:ctrlPr>
                    </m:sSupPr>
                    <m:e>
                      <m:r>
                        <w:ins w:id="203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z</m:t>
                        </w:ins>
                      </m:r>
                    </m:e>
                    <m:sup>
                      <m:r>
                        <w:ins w:id="204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-1</m:t>
                        </w:ins>
                      </m:r>
                    </m:sup>
                  </m:sSup>
                </m:den>
              </m:f>
              <m:r>
                <w:ins w:id="205" w:author="Shai Ben Ami [2]" w:date="2024-11-18T14:50:00Z">
                  <w:rPr>
                    <w:rFonts w:ascii="Cambria Math" w:eastAsiaTheme="minorEastAsia" w:hAnsi="Cambria Math"/>
                    <w:highlight w:val="yellow"/>
                  </w:rPr>
                  <m:t>⋅</m:t>
                </w:ins>
              </m:r>
              <m:f>
                <m:fPr>
                  <m:ctrlPr>
                    <w:ins w:id="206" w:author="Shai Ben Ami [2]" w:date="2024-11-18T14:50:00Z"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w:ins>
                  </m:ctrlPr>
                </m:fPr>
                <m:num>
                  <m:sSub>
                    <m:sSubPr>
                      <m:ctrlPr>
                        <w:ins w:id="207" w:author="Shai Ben Ami [2]" w:date="2024-11-18T14:50:00Z"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w:ins>
                      </m:ctrlPr>
                    </m:sSubPr>
                    <m:e>
                      <m:r>
                        <w:ins w:id="208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c</m:t>
                        </w:ins>
                      </m:r>
                    </m:e>
                    <m:sub>
                      <m:r>
                        <w:ins w:id="209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4</m:t>
                        </w:ins>
                      </m:r>
                    </m:sub>
                  </m:sSub>
                  <m:r>
                    <w:ins w:id="210" w:author="Shai Ben Ami [2]" w:date="2024-11-18T14:50:00Z">
                      <w:rPr>
                        <w:rFonts w:ascii="Cambria Math" w:eastAsiaTheme="minorEastAsia" w:hAnsi="Cambria Math"/>
                        <w:highlight w:val="yellow"/>
                      </w:rPr>
                      <m:t>-γ</m:t>
                    </w:ins>
                  </m:r>
                  <m:r>
                    <w:ins w:id="211" w:author="Shai Ben Ami [2]" w:date="2024-11-18T14:50:00Z">
                      <m:rPr>
                        <m:sty m:val="p"/>
                      </m:rPr>
                      <w:rPr>
                        <w:rFonts w:ascii="Cambria Math" w:eastAsiaTheme="minorEastAsia" w:hAnsi="Cambria Math"/>
                        <w:highlight w:val="yellow"/>
                      </w:rPr>
                      <m:t>exp</m:t>
                    </w:ins>
                  </m:r>
                  <m:d>
                    <m:dPr>
                      <m:ctrlPr>
                        <w:ins w:id="212" w:author="Shai Ben Ami [2]" w:date="2024-11-18T14:50:00Z"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w:ins>
                      </m:ctrlPr>
                    </m:dPr>
                    <m:e>
                      <m:r>
                        <w:ins w:id="213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-j</m:t>
                        </w:ins>
                      </m:r>
                      <m:sSub>
                        <m:sSubPr>
                          <m:ctrlPr>
                            <w:ins w:id="214" w:author="Shai Ben Ami [2]" w:date="2024-11-18T14:50:00Z"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w:ins>
                          </m:ctrlPr>
                        </m:sSubPr>
                        <m:e>
                          <m:r>
                            <w:ins w:id="215" w:author="Shai Ben Ami [2]" w:date="2024-11-18T14:50:00Z"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ϕ</m:t>
                            </w:ins>
                          </m:r>
                        </m:e>
                        <m:sub>
                          <m:r>
                            <w:ins w:id="216" w:author="Shai Ben Ami [2]" w:date="2024-11-18T14:50:00Z"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4</m:t>
                            </w:ins>
                          </m:r>
                        </m:sub>
                      </m:sSub>
                    </m:e>
                  </m:d>
                  <m:sSup>
                    <m:sSupPr>
                      <m:ctrlPr>
                        <w:ins w:id="217" w:author="Shai Ben Ami [2]" w:date="2024-11-18T14:50:00Z"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w:ins>
                      </m:ctrlPr>
                    </m:sSupPr>
                    <m:e>
                      <m:r>
                        <w:ins w:id="218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z</m:t>
                        </w:ins>
                      </m:r>
                    </m:e>
                    <m:sup>
                      <m:r>
                        <w:ins w:id="219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-1</m:t>
                        </w:ins>
                      </m:r>
                    </m:sup>
                  </m:sSup>
                </m:num>
                <m:den>
                  <m:r>
                    <w:ins w:id="220" w:author="Shai Ben Ami [2]" w:date="2024-11-18T14:50:00Z">
                      <w:rPr>
                        <w:rFonts w:ascii="Cambria Math" w:eastAsiaTheme="minorEastAsia" w:hAnsi="Cambria Math"/>
                        <w:highlight w:val="yellow"/>
                      </w:rPr>
                      <m:t>1-γ</m:t>
                    </w:ins>
                  </m:r>
                  <m:sSub>
                    <m:sSubPr>
                      <m:ctrlPr>
                        <w:ins w:id="221" w:author="Shai Ben Ami [2]" w:date="2024-11-18T14:50:00Z"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w:ins>
                      </m:ctrlPr>
                    </m:sSubPr>
                    <m:e>
                      <m:r>
                        <w:ins w:id="222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c</m:t>
                        </w:ins>
                      </m:r>
                    </m:e>
                    <m:sub>
                      <m:r>
                        <w:ins w:id="223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4</m:t>
                        </w:ins>
                      </m:r>
                    </m:sub>
                  </m:sSub>
                  <m:r>
                    <w:ins w:id="224" w:author="Shai Ben Ami [2]" w:date="2024-11-18T14:50:00Z">
                      <m:rPr>
                        <m:sty m:val="p"/>
                      </m:rPr>
                      <w:rPr>
                        <w:rFonts w:ascii="Cambria Math" w:eastAsiaTheme="minorEastAsia" w:hAnsi="Cambria Math"/>
                        <w:highlight w:val="yellow"/>
                      </w:rPr>
                      <m:t>exp</m:t>
                    </w:ins>
                  </m:r>
                  <m:d>
                    <m:dPr>
                      <m:ctrlPr>
                        <w:ins w:id="225" w:author="Shai Ben Ami [2]" w:date="2024-11-18T14:50:00Z"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w:ins>
                      </m:ctrlPr>
                    </m:dPr>
                    <m:e>
                      <m:r>
                        <w:ins w:id="226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-j</m:t>
                        </w:ins>
                      </m:r>
                      <m:sSub>
                        <m:sSubPr>
                          <m:ctrlPr>
                            <w:ins w:id="227" w:author="Shai Ben Ami [2]" w:date="2024-11-18T14:50:00Z"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w:ins>
                          </m:ctrlPr>
                        </m:sSubPr>
                        <m:e>
                          <m:r>
                            <w:ins w:id="228" w:author="Shai Ben Ami [2]" w:date="2024-11-18T14:50:00Z"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ϕ</m:t>
                            </w:ins>
                          </m:r>
                        </m:e>
                        <m:sub>
                          <m:r>
                            <w:ins w:id="229" w:author="Shai Ben Ami [2]" w:date="2024-11-18T14:50:00Z"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4</m:t>
                            </w:ins>
                          </m:r>
                        </m:sub>
                      </m:sSub>
                    </m:e>
                  </m:d>
                  <m:sSup>
                    <m:sSupPr>
                      <m:ctrlPr>
                        <w:ins w:id="230" w:author="Shai Ben Ami [2]" w:date="2024-11-18T14:50:00Z"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w:ins>
                      </m:ctrlPr>
                    </m:sSupPr>
                    <m:e>
                      <m:r>
                        <w:ins w:id="231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z</m:t>
                        </w:ins>
                      </m:r>
                    </m:e>
                    <m:sup>
                      <m:r>
                        <w:ins w:id="232" w:author="Shai Ben Ami [2]" w:date="2024-11-18T14:50:00Z">
                          <w:rPr>
                            <w:rFonts w:ascii="Cambria Math" w:eastAsiaTheme="minorEastAsia" w:hAnsi="Cambria Math"/>
                            <w:highlight w:val="yellow"/>
                          </w:rPr>
                          <m:t>-1</m:t>
                        </w:ins>
                      </m:r>
                    </m:sup>
                  </m:sSup>
                </m:den>
              </m:f>
              <m:r>
                <w:ins w:id="233" w:author="Shai Ben Ami [2]" w:date="2024-11-18T14:50:00Z">
                  <w:rPr>
                    <w:rFonts w:ascii="Cambria Math" w:eastAsiaTheme="minorEastAsia" w:hAnsi="Cambria Math"/>
                  </w:rPr>
                  <m:t xml:space="preserve"> #</m:t>
                </w:ins>
              </m:r>
              <m:d>
                <m:dPr>
                  <m:ctrlPr>
                    <w:ins w:id="234" w:author="Shai Ben Ami [2]" w:date="2024-11-18T14:50:00Z">
                      <w:rPr>
                        <w:rFonts w:ascii="Cambria Math" w:eastAsiaTheme="minorEastAsia" w:hAnsi="Cambria Math"/>
                        <w:i/>
                      </w:rPr>
                    </w:ins>
                  </m:ctrlPr>
                </m:dPr>
                <m:e>
                  <m:r>
                    <w:ins w:id="235" w:author="Shai Ben Ami [2]" w:date="2024-11-18T14:50:00Z">
                      <w:rPr>
                        <w:rFonts w:ascii="Cambria Math" w:eastAsiaTheme="minorEastAsia" w:hAnsi="Cambria Math"/>
                      </w:rPr>
                      <m:t>3</m:t>
                    </w:ins>
                  </m:r>
                </m:e>
              </m:d>
            </m:e>
          </m:eqArr>
        </m:oMath>
      </m:oMathPara>
    </w:p>
    <w:p w14:paraId="72B844BB" w14:textId="52206769" w:rsidR="006E79B9" w:rsidRDefault="006E79B9" w:rsidP="006E79B9">
      <w:pPr>
        <w:pStyle w:val="MCBodySP"/>
        <w:ind w:firstLine="270"/>
        <w:jc w:val="both"/>
      </w:pPr>
      <w:r>
        <w:t xml:space="preserve">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denotes the round-trip phase delay in resonator </w:t>
      </w:r>
      <m:oMath>
        <m:r>
          <w:rPr>
            <w:rFonts w:ascii="Cambria Math" w:hAnsi="Cambria Math"/>
          </w:rPr>
          <m:t>i</m:t>
        </m:r>
      </m:oMath>
      <w:r w:rsidR="00B24098"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MZI</m:t>
            </m:r>
          </m:sub>
        </m:sSub>
      </m:oMath>
      <w:r w:rsidR="00B24098">
        <w:t xml:space="preserve"> is the differential phase delay between the two arms of the Mach-Zehnder interferometer.</w:t>
      </w:r>
      <w:r>
        <w:t xml:space="preserve"> </w:t>
      </w:r>
      <m:oMath>
        <m:r>
          <w:rPr>
            <w:rFonts w:ascii="Cambria Math" w:hAnsi="Cambria Math"/>
          </w:rPr>
          <m:t>γ</m:t>
        </m:r>
      </m:oMath>
      <w:r>
        <w:t xml:space="preserve"> </w:t>
      </w:r>
      <w:proofErr w:type="gramStart"/>
      <w:r>
        <w:t>is</w:t>
      </w:r>
      <w:proofErr w:type="gramEnd"/>
      <w:r>
        <w:t xml:space="preserve"> the round-trip attenuation of the optical field</w:t>
      </w:r>
      <w:r w:rsidR="00B24098">
        <w:t>,</w:t>
      </w:r>
      <w:r>
        <w:t xml:space="preserve"> assumed to be equal for all resonators, While the couplers parameters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are fixed, all five phases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MZI</m:t>
            </m:r>
          </m:sub>
        </m:sSub>
      </m:oMath>
      <w:r>
        <w:t xml:space="preserve"> may be adjusted through thermo-optic tuning. The transfer functions of optical power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kl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</m:t>
                    </m:r>
                    <m:r>
                      <w:rPr>
                        <w:rFonts w:ascii="Cambria Math" w:hAnsi="Cambria Math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</m:d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>
        <w:t xml:space="preserve"> vary with the choices of all phases. Here </w:t>
      </w:r>
      <m:oMath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>=1,2</m:t>
        </m:r>
      </m:oMath>
      <w:r>
        <w:t xml:space="preserve"> and 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t xml:space="preserve"> </w:t>
      </w:r>
      <w:r w:rsidR="00B24098">
        <w:t>denotes</w:t>
      </w:r>
      <w:r>
        <w:t xml:space="preserve"> normalized frequency.</w:t>
      </w:r>
    </w:p>
    <w:p w14:paraId="360C1AE5" w14:textId="3BB89218" w:rsidR="00755BEE" w:rsidRDefault="006E79B9" w:rsidP="00106FA3">
      <w:pPr>
        <w:pStyle w:val="MCBodySP"/>
        <w:ind w:firstLine="270"/>
        <w:jc w:val="both"/>
        <w:rPr>
          <w:rtl/>
        </w:rPr>
        <w:pPrChange w:id="236" w:author="Shai Ben Ami [2]" w:date="2024-11-18T14:28:00Z">
          <w:pPr>
            <w:pStyle w:val="MCBodySP"/>
            <w:ind w:firstLine="270"/>
            <w:jc w:val="both"/>
          </w:pPr>
        </w:pPrChange>
      </w:pPr>
      <w:r>
        <w:t xml:space="preserve">Devices were fabricated on a silicon-on-insulator wafer </w:t>
      </w:r>
      <w:r w:rsidRPr="006E79B9">
        <w:rPr>
          <w:highlight w:val="yellow"/>
        </w:rPr>
        <w:t>by AMF</w:t>
      </w:r>
      <w:r>
        <w:t xml:space="preserve">… </w:t>
      </w:r>
      <w:r w:rsidR="00C05214">
        <w:t xml:space="preserve">A top-view microscope image of the device is shown in Fig. 1(b). The </w:t>
      </w:r>
      <w:del w:id="237" w:author="Avinoam Zadok" w:date="2024-11-18T06:45:00Z">
        <w:r w:rsidR="00C05214" w:rsidRPr="008E77AE" w:rsidDel="008E77AE">
          <w:rPr>
            <w:highlight w:val="yellow"/>
            <w:rPrChange w:id="238" w:author="Avinoam Zadok" w:date="2024-11-18T06:46:00Z">
              <w:rPr/>
            </w:rPrChange>
          </w:rPr>
          <w:delText xml:space="preserve">circumference </w:delText>
        </w:r>
      </w:del>
      <w:ins w:id="239" w:author="Avinoam Zadok" w:date="2024-11-18T06:45:00Z">
        <w:r w:rsidR="008E77AE" w:rsidRPr="008E77AE">
          <w:rPr>
            <w:highlight w:val="yellow"/>
            <w:rPrChange w:id="240" w:author="Avinoam Zadok" w:date="2024-11-18T06:46:00Z">
              <w:rPr/>
            </w:rPrChange>
          </w:rPr>
          <w:t>radii</w:t>
        </w:r>
        <w:r w:rsidR="008E77AE">
          <w:t xml:space="preserve"> </w:t>
        </w:r>
      </w:ins>
      <w:r w:rsidR="00C05214">
        <w:t xml:space="preserve">of </w:t>
      </w:r>
      <w:ins w:id="241" w:author="Avinoam Zadok" w:date="2024-11-18T06:45:00Z">
        <w:r w:rsidR="008E77AE">
          <w:t>al</w:t>
        </w:r>
      </w:ins>
      <w:ins w:id="242" w:author="Avinoam Zadok" w:date="2024-11-18T06:46:00Z">
        <w:r w:rsidR="008E77AE">
          <w:t>l</w:t>
        </w:r>
      </w:ins>
      <w:del w:id="243" w:author="Avinoam Zadok" w:date="2024-11-18T06:45:00Z">
        <w:r w:rsidR="00C05214" w:rsidDel="008E77AE">
          <w:delText>the</w:delText>
        </w:r>
      </w:del>
      <w:r w:rsidR="00C05214">
        <w:t xml:space="preserve"> ring resonators </w:t>
      </w:r>
      <w:del w:id="244" w:author="Avinoam Zadok" w:date="2024-11-18T06:30:00Z">
        <w:r w:rsidR="00C05214" w:rsidDel="00BA5B04">
          <w:delText>w</w:delText>
        </w:r>
      </w:del>
      <w:ins w:id="245" w:author="Avinoam Zadok" w:date="2024-11-18T06:46:00Z">
        <w:r w:rsidR="008E77AE">
          <w:t xml:space="preserve">are </w:t>
        </w:r>
      </w:ins>
      <w:del w:id="246" w:author="Avinoam Zadok" w:date="2024-11-18T06:30:00Z">
        <w:r w:rsidR="00C05214" w:rsidDel="00BA5B04">
          <w:delText>a</w:delText>
        </w:r>
      </w:del>
      <w:del w:id="247" w:author="Avinoam Zadok" w:date="2024-11-18T06:46:00Z">
        <w:r w:rsidR="00C05214" w:rsidDel="008E77AE">
          <w:delText xml:space="preserve">s </w:delText>
        </w:r>
      </w:del>
      <w:del w:id="248" w:author="Matan Slook [2]" w:date="2024-11-13T12:47:00Z">
        <w:r w:rsidR="00C05214" w:rsidRPr="005A128B" w:rsidDel="005A128B">
          <w:rPr>
            <w:rPrChange w:id="249" w:author="Matan Slook [2]" w:date="2024-11-13T12:47:00Z">
              <w:rPr>
                <w:highlight w:val="yellow"/>
              </w:rPr>
            </w:rPrChange>
          </w:rPr>
          <w:delText xml:space="preserve">?? </w:delText>
        </w:r>
      </w:del>
      <w:ins w:id="250" w:author="Matan Slook [2]" w:date="2024-11-13T12:47:00Z">
        <w:r w:rsidR="005A128B" w:rsidRPr="005A128B">
          <w:rPr>
            <w:rPrChange w:id="251" w:author="Matan Slook [2]" w:date="2024-11-13T12:47:00Z">
              <w:rPr>
                <w:highlight w:val="yellow"/>
              </w:rPr>
            </w:rPrChange>
          </w:rPr>
          <w:t xml:space="preserve">100 </w:t>
        </w:r>
      </w:ins>
      <w:r w:rsidR="00C05214" w:rsidRPr="005A128B">
        <w:rPr>
          <w:rPrChange w:id="252" w:author="Matan Slook [2]" w:date="2024-11-13T12:47:00Z">
            <w:rPr>
              <w:highlight w:val="yellow"/>
            </w:rPr>
          </w:rPrChange>
        </w:rPr>
        <w:t>µm</w:t>
      </w:r>
      <w:r w:rsidR="00C05214">
        <w:t xml:space="preserve">, corresponding to </w:t>
      </w:r>
      <m:oMath>
        <m:r>
          <w:rPr>
            <w:rFonts w:ascii="Cambria Math" w:hAnsi="Cambria Math"/>
            <w:lang w:bidi="he-IL"/>
          </w:rPr>
          <m:t>τ</m:t>
        </m:r>
      </m:oMath>
      <w:r w:rsidR="00C05214">
        <w:rPr>
          <w:lang w:bidi="he-IL"/>
        </w:rPr>
        <w:t xml:space="preserve"> = </w:t>
      </w:r>
      <m:oMath>
        <m:r>
          <w:del w:id="253" w:author="Matan Slook" w:date="2024-11-17T23:14:00Z">
            <w:rPr>
              <w:rFonts w:ascii="Cambria Math" w:hAnsi="Cambria Math"/>
              <w:highlight w:val="yellow"/>
              <w:lang w:bidi="he-IL"/>
              <w:rPrChange w:id="254" w:author="Shai Ben Ami [2]" w:date="2024-11-18T14:25:00Z">
                <w:rPr>
                  <w:rFonts w:ascii="Cambria Math" w:hAnsi="Cambria Math"/>
                  <w:highlight w:val="yellow"/>
                  <w:lang w:bidi="he-IL"/>
                </w:rPr>
              </w:rPrChange>
            </w:rPr>
            <m:t xml:space="preserve">?? </m:t>
          </w:del>
        </m:r>
        <m:r>
          <w:ins w:id="255" w:author="Avinoam Zadok" w:date="2024-11-18T06:46:00Z">
            <w:del w:id="256" w:author="Shai Ben Ami [2]" w:date="2024-11-18T14:25:00Z">
              <w:rPr>
                <w:rFonts w:ascii="Cambria Math" w:hAnsi="Cambria Math"/>
                <w:highlight w:val="yellow"/>
                <w:lang w:bidi="he-IL"/>
                <w:rPrChange w:id="257" w:author="Shai Ben Ami [2]" w:date="2024-11-18T14:25:00Z">
                  <w:rPr>
                    <w:rFonts w:ascii="Cambria Math" w:hAnsi="Cambria Math"/>
                    <w:highlight w:val="yellow"/>
                    <w:lang w:bidi="he-IL"/>
                  </w:rPr>
                </w:rPrChange>
              </w:rPr>
              <m:t>7.5</m:t>
            </w:del>
          </w:ins>
        </m:r>
        <m:r>
          <w:ins w:id="258" w:author="Shai Ben Ami [2]" w:date="2024-11-18T14:25:00Z">
            <w:rPr>
              <w:rFonts w:ascii="Cambria Math" w:hAnsi="Cambria Math"/>
              <w:highlight w:val="yellow"/>
              <w:lang w:bidi="he-IL"/>
            </w:rPr>
            <m:t>8</m:t>
          </w:ins>
        </m:r>
      </m:oMath>
      <w:ins w:id="259" w:author="Matan Slook" w:date="2024-11-17T23:14:00Z">
        <w:del w:id="260" w:author="Avinoam Zadok" w:date="2024-11-18T06:46:00Z">
          <w:r w:rsidR="002D20D2" w:rsidDel="008E77AE">
            <w:rPr>
              <w:highlight w:val="yellow"/>
              <w:lang w:bidi="he-IL"/>
            </w:rPr>
            <w:delText>1.16</w:delText>
          </w:r>
        </w:del>
        <w:r w:rsidR="002D20D2" w:rsidRPr="00C05214">
          <w:rPr>
            <w:highlight w:val="yellow"/>
            <w:lang w:bidi="he-IL"/>
          </w:rPr>
          <w:t xml:space="preserve"> </w:t>
        </w:r>
      </w:ins>
      <w:r w:rsidR="00C05214" w:rsidRPr="00C05214">
        <w:rPr>
          <w:highlight w:val="yellow"/>
          <w:lang w:bidi="he-IL"/>
        </w:rPr>
        <w:t>ps</w:t>
      </w:r>
      <w:r w:rsidR="00C05214">
        <w:rPr>
          <w:lang w:bidi="he-IL"/>
        </w:rPr>
        <w:t xml:space="preserve">. The couplers parameters were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ins w:id="261" w:author="Matan Slook [2]" w:date="2024-11-13T12:58:00Z">
            <w:rPr>
              <w:rFonts w:ascii="Cambria Math" w:hAnsi="Cambria Math"/>
            </w:rPr>
            <m:t>=</m:t>
          </w:ins>
        </m:r>
        <m:sSub>
          <m:sSubPr>
            <m:ctrlPr>
              <w:ins w:id="262" w:author="Matan Slook [2]" w:date="2024-11-13T12:58:00Z">
                <w:rPr>
                  <w:rFonts w:ascii="Cambria Math" w:eastAsiaTheme="minorEastAsia" w:hAnsi="Cambria Math"/>
                  <w:i/>
                </w:rPr>
              </w:ins>
            </m:ctrlPr>
          </m:sSubPr>
          <m:e>
            <m:r>
              <w:ins w:id="263" w:author="Matan Slook [2]" w:date="2024-11-13T12:58:00Z">
                <w:rPr>
                  <w:rFonts w:ascii="Cambria Math" w:eastAsiaTheme="minorEastAsia" w:hAnsi="Cambria Math"/>
                </w:rPr>
                <m:t>c</m:t>
              </w:ins>
            </m:r>
          </m:e>
          <m:sub>
            <m:r>
              <w:ins w:id="264" w:author="Matan Slook [2]" w:date="2024-11-13T12:58:00Z">
                <w:rPr>
                  <w:rFonts w:ascii="Cambria Math" w:eastAsiaTheme="minorEastAsia" w:hAnsi="Cambria Math"/>
                </w:rPr>
                <m:t>3</m:t>
              </w:ins>
            </m:r>
          </m:sub>
        </m:sSub>
        <m:r>
          <w:ins w:id="265" w:author="Matan Slook [2]" w:date="2024-11-13T12:58:00Z">
            <w:rPr>
              <w:rFonts w:ascii="Cambria Math" w:hAnsi="Cambria Math"/>
            </w:rPr>
            <m:t>=0.942</m:t>
          </w:ins>
        </m:r>
      </m:oMath>
      <w:del w:id="266" w:author="Matan Slook [2]" w:date="2024-11-13T12:58:00Z">
        <w:r w:rsidR="00C05214" w:rsidDel="00B4663B">
          <w:delText xml:space="preserve"> = </w:delText>
        </w:r>
        <w:r w:rsidR="00C05214" w:rsidRPr="00C05214" w:rsidDel="00B4663B">
          <w:rPr>
            <w:highlight w:val="yellow"/>
          </w:rPr>
          <w:delText>??</w:delText>
        </w:r>
        <w:r w:rsidR="00C05214" w:rsidDel="00B4663B">
          <w:delText xml:space="preserve">, </w:delText>
        </w:r>
      </w:del>
      <m:oMath>
        <m:sSub>
          <m:sSubPr>
            <m:ctrlPr>
              <w:del w:id="267" w:author="Matan Slook [2]" w:date="2024-11-13T12:57:00Z">
                <w:rPr>
                  <w:rFonts w:ascii="Cambria Math" w:eastAsiaTheme="minorEastAsia" w:hAnsi="Cambria Math"/>
                  <w:i/>
                </w:rPr>
              </w:del>
            </m:ctrlPr>
          </m:sSubPr>
          <m:e>
            <m:r>
              <w:del w:id="268" w:author="Matan Slook [2]" w:date="2024-11-13T12:57:00Z">
                <w:rPr>
                  <w:rFonts w:ascii="Cambria Math" w:eastAsiaTheme="minorEastAsia" w:hAnsi="Cambria Math"/>
                </w:rPr>
                <m:t>c</m:t>
              </w:del>
            </m:r>
          </m:e>
          <m:sub>
            <m:r>
              <w:del w:id="269" w:author="Matan Slook [2]" w:date="2024-11-13T12:57:00Z">
                <w:rPr>
                  <w:rFonts w:ascii="Cambria Math" w:eastAsiaTheme="minorEastAsia" w:hAnsi="Cambria Math"/>
                </w:rPr>
                <m:t>2</m:t>
              </w:del>
            </m:r>
          </m:sub>
        </m:sSub>
      </m:oMath>
      <w:del w:id="270" w:author="Matan Slook [2]" w:date="2024-11-13T12:57:00Z">
        <w:r w:rsidR="00C05214" w:rsidDel="00B4663B">
          <w:delText xml:space="preserve"> = </w:delText>
        </w:r>
        <w:r w:rsidR="00C05214" w:rsidRPr="00C05214" w:rsidDel="00B4663B">
          <w:rPr>
            <w:highlight w:val="yellow"/>
          </w:rPr>
          <w:delText>??</w:delText>
        </w:r>
        <w:r w:rsidR="00C05214" w:rsidDel="00B4663B">
          <w:delText xml:space="preserve">, </w:delText>
        </w:r>
      </w:del>
      <m:oMath>
        <m:sSub>
          <m:sSubPr>
            <m:ctrlPr>
              <w:del w:id="271" w:author="Matan Slook [2]" w:date="2024-11-13T12:58:00Z">
                <w:rPr>
                  <w:rFonts w:ascii="Cambria Math" w:eastAsiaTheme="minorEastAsia" w:hAnsi="Cambria Math"/>
                  <w:i/>
                </w:rPr>
              </w:del>
            </m:ctrlPr>
          </m:sSubPr>
          <m:e>
            <m:r>
              <w:del w:id="272" w:author="Matan Slook [2]" w:date="2024-11-13T12:58:00Z">
                <w:rPr>
                  <w:rFonts w:ascii="Cambria Math" w:eastAsiaTheme="minorEastAsia" w:hAnsi="Cambria Math"/>
                </w:rPr>
                <m:t>c</m:t>
              </w:del>
            </m:r>
          </m:e>
          <m:sub>
            <m:r>
              <w:del w:id="273" w:author="Matan Slook [2]" w:date="2024-11-13T12:58:00Z">
                <w:rPr>
                  <w:rFonts w:ascii="Cambria Math" w:eastAsiaTheme="minorEastAsia" w:hAnsi="Cambria Math"/>
                </w:rPr>
                <m:t>3</m:t>
              </w:del>
            </m:r>
          </m:sub>
        </m:sSub>
      </m:oMath>
      <w:del w:id="274" w:author="Matan Slook [2]" w:date="2024-11-13T12:58:00Z">
        <w:r w:rsidR="00C05214" w:rsidDel="00B4663B">
          <w:delText xml:space="preserve"> = </w:delText>
        </w:r>
        <w:r w:rsidR="00C05214" w:rsidRPr="00C05214" w:rsidDel="00B4663B">
          <w:rPr>
            <w:highlight w:val="yellow"/>
          </w:rPr>
          <w:delText>??</w:delText>
        </w:r>
        <w:r w:rsidR="00C05214" w:rsidDel="00B4663B">
          <w:delText>,</w:delText>
        </w:r>
      </w:del>
      <w:ins w:id="275" w:author="Matan Slook [2]" w:date="2024-11-13T12:58:00Z">
        <w:r w:rsidR="00B4663B">
          <w:t xml:space="preserve"> </w:t>
        </w:r>
      </w:ins>
      <w:del w:id="276" w:author="Matan Slook [2]" w:date="2024-11-13T12:58:00Z">
        <w:r w:rsidR="00C05214" w:rsidDel="00B4663B">
          <w:delText xml:space="preserve"> </w:delText>
        </w:r>
      </w:del>
      <w:proofErr w:type="gramStart"/>
      <w:r w:rsidR="00C05214">
        <w:t xml:space="preserve">and </w:t>
      </w:r>
      <w:proofErr w:type="gramEnd"/>
      <m:oMath>
        <m:sSub>
          <m:sSubPr>
            <m:ctrlPr>
              <w:ins w:id="277" w:author="Matan Slook [2]" w:date="2024-11-13T12:57:00Z">
                <w:rPr>
                  <w:rFonts w:ascii="Cambria Math" w:eastAsiaTheme="minorEastAsia" w:hAnsi="Cambria Math"/>
                  <w:i/>
                </w:rPr>
              </w:ins>
            </m:ctrlPr>
          </m:sSubPr>
          <m:e>
            <m:r>
              <w:ins w:id="278" w:author="Matan Slook [2]" w:date="2024-11-13T12:57:00Z">
                <w:rPr>
                  <w:rFonts w:ascii="Cambria Math" w:eastAsiaTheme="minorEastAsia" w:hAnsi="Cambria Math"/>
                </w:rPr>
                <m:t>c</m:t>
              </w:ins>
            </m:r>
          </m:e>
          <m:sub>
            <m:r>
              <w:ins w:id="279" w:author="Matan Slook [2]" w:date="2024-11-13T12:57:00Z">
                <w:rPr>
                  <w:rFonts w:ascii="Cambria Math" w:eastAsiaTheme="minorEastAsia" w:hAnsi="Cambria Math"/>
                </w:rPr>
                <m:t>2</m:t>
              </w:ins>
            </m:r>
          </m:sub>
        </m:sSub>
        <m:r>
          <w:ins w:id="280" w:author="Matan Slook [2]" w:date="2024-11-13T12:57:00Z">
            <w:rPr>
              <w:rFonts w:ascii="Cambria Math" w:eastAsiaTheme="minorEastAsia" w:hAnsi="Cambria Math"/>
            </w:rPr>
            <m:t>=</m:t>
          </w:ins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ins w:id="281" w:author="Matan Slook [2]" w:date="2024-11-13T12:58:00Z">
            <w:rPr>
              <w:rFonts w:ascii="Cambria Math" w:eastAsiaTheme="minorEastAsia" w:hAnsi="Cambria Math"/>
            </w:rPr>
            <m:t>=0.484</m:t>
          </w:ins>
        </m:r>
      </m:oMath>
      <w:del w:id="282" w:author="Matan Slook [2]" w:date="2024-11-13T12:59:00Z">
        <w:r w:rsidR="00C05214" w:rsidDel="00B4663B">
          <w:delText xml:space="preserve"> = </w:delText>
        </w:r>
        <w:r w:rsidR="00C05214" w:rsidRPr="00C05214" w:rsidDel="00B4663B">
          <w:rPr>
            <w:highlight w:val="yellow"/>
          </w:rPr>
          <w:delText>??</w:delText>
        </w:r>
      </w:del>
      <w:r w:rsidR="00C05214">
        <w:t xml:space="preserve">. The round </w:t>
      </w:r>
      <w:bookmarkStart w:id="283" w:name="_GoBack"/>
      <w:bookmarkEnd w:id="283"/>
      <w:r w:rsidR="00C05214">
        <w:t>trip attenuation was</w:t>
      </w:r>
      <w:r w:rsidR="00B24098">
        <w:t xml:space="preserve"> measured </w:t>
      </w:r>
      <w:proofErr w:type="gramStart"/>
      <w:r w:rsidR="00B24098">
        <w:t>as</w:t>
      </w:r>
      <w:r w:rsidR="00C05214">
        <w:t xml:space="preserve"> </w:t>
      </w:r>
      <w:proofErr w:type="gramEnd"/>
      <m:oMath>
        <m:r>
          <w:rPr>
            <w:rFonts w:ascii="Cambria Math" w:hAnsi="Cambria Math"/>
            <w:highlight w:val="yellow"/>
            <w:rPrChange w:id="284" w:author="Shai Ben Ami [2]" w:date="2024-11-18T12:42:00Z">
              <w:rPr>
                <w:rFonts w:ascii="Cambria Math" w:hAnsi="Cambria Math"/>
              </w:rPr>
            </w:rPrChange>
          </w:rPr>
          <m:t>γ</m:t>
        </m:r>
        <m:r>
          <w:ins w:id="285" w:author="Shai Ben Ami [2]" w:date="2024-11-18T12:42:00Z">
            <w:rPr>
              <w:rFonts w:ascii="Cambria Math" w:hAnsi="Cambria Math"/>
              <w:highlight w:val="yellow"/>
              <w:rPrChange w:id="286" w:author="Shai Ben Ami [2]" w:date="2024-11-18T12:42:00Z">
                <w:rPr>
                  <w:rFonts w:ascii="Cambria Math" w:hAnsi="Cambria Math"/>
                </w:rPr>
              </w:rPrChange>
            </w:rPr>
            <m:t>=0.99</m:t>
          </w:ins>
        </m:r>
        <m:r>
          <w:ins w:id="287" w:author="Shai Ben Ami [2]" w:date="2024-11-18T14:28:00Z">
            <w:rPr>
              <w:rFonts w:ascii="Cambria Math" w:hAnsi="Cambria Math"/>
            </w:rPr>
            <m:t>3</m:t>
          </w:ins>
        </m:r>
      </m:oMath>
      <w:del w:id="288" w:author="Shai Ben Ami [2]" w:date="2024-11-18T12:42:00Z">
        <w:r w:rsidR="00C05214" w:rsidDel="005155D6">
          <w:delText xml:space="preserve"> </w:delText>
        </w:r>
        <w:r w:rsidR="00C05214" w:rsidRPr="00C05214" w:rsidDel="005155D6">
          <w:rPr>
            <w:highlight w:val="yellow"/>
          </w:rPr>
          <w:delText>= ??</w:delText>
        </w:r>
      </w:del>
      <w:r w:rsidR="00C05214">
        <w:t xml:space="preserve">. </w:t>
      </w:r>
      <w:r w:rsidR="00C64C46">
        <w:t xml:space="preserve">Light was coupled </w:t>
      </w:r>
      <w:r w:rsidR="00E0543C">
        <w:t xml:space="preserve">between </w:t>
      </w:r>
      <w:del w:id="289" w:author="Avinoam Zadok" w:date="2024-11-18T06:46:00Z">
        <w:r w:rsidR="00E0543C" w:rsidDel="008E77AE">
          <w:delText xml:space="preserve">from/to </w:delText>
        </w:r>
      </w:del>
      <w:r w:rsidR="00E0543C">
        <w:t>standard single-mode fibers and the</w:t>
      </w:r>
      <w:r w:rsidR="00C64C46">
        <w:t xml:space="preserve"> input </w:t>
      </w:r>
      <w:r w:rsidR="00E0543C">
        <w:t xml:space="preserve">and output </w:t>
      </w:r>
      <w:r w:rsidR="00C64C46">
        <w:t>port</w:t>
      </w:r>
      <w:r w:rsidR="00E0543C">
        <w:t>s</w:t>
      </w:r>
      <w:r w:rsidR="00C64C46">
        <w:t xml:space="preserve"> of the </w:t>
      </w:r>
      <w:del w:id="290" w:author="Avinoam Zadok" w:date="2024-11-18T06:46:00Z">
        <w:r w:rsidR="00C64C46" w:rsidDel="008E77AE">
          <w:delText xml:space="preserve">filter </w:delText>
        </w:r>
      </w:del>
      <w:r w:rsidR="00C64C46">
        <w:t>device using vertical grating coupler</w:t>
      </w:r>
      <w:r w:rsidR="00E0543C">
        <w:t>s</w:t>
      </w:r>
      <w:r w:rsidR="00C64C46">
        <w:t xml:space="preserve">. The coupling efficiency was </w:t>
      </w:r>
      <w:del w:id="291" w:author="Matan Slook [2]" w:date="2024-11-13T12:47:00Z">
        <w:r w:rsidR="00C64C46" w:rsidRPr="005A128B" w:rsidDel="005A128B">
          <w:rPr>
            <w:rPrChange w:id="292" w:author="Matan Slook [2]" w:date="2024-11-13T12:47:00Z">
              <w:rPr>
                <w:highlight w:val="yellow"/>
              </w:rPr>
            </w:rPrChange>
          </w:rPr>
          <w:delText xml:space="preserve">?? </w:delText>
        </w:r>
      </w:del>
      <w:ins w:id="293" w:author="Matan Slook [2]" w:date="2024-11-13T12:47:00Z">
        <w:r w:rsidR="005A128B" w:rsidRPr="005A128B">
          <w:rPr>
            <w:rPrChange w:id="294" w:author="Matan Slook [2]" w:date="2024-11-13T12:47:00Z">
              <w:rPr>
                <w:highlight w:val="yellow"/>
              </w:rPr>
            </w:rPrChange>
          </w:rPr>
          <w:t xml:space="preserve">7.5 </w:t>
        </w:r>
      </w:ins>
      <w:r w:rsidR="00C64C46" w:rsidRPr="005A128B">
        <w:rPr>
          <w:rPrChange w:id="295" w:author="Matan Slook [2]" w:date="2024-11-13T12:47:00Z">
            <w:rPr>
              <w:highlight w:val="yellow"/>
            </w:rPr>
          </w:rPrChange>
        </w:rPr>
        <w:t>dB</w:t>
      </w:r>
      <w:r w:rsidR="00C64C46">
        <w:t xml:space="preserve"> per facet. DC voltages from tunable power supplied were applied to each of the five heating elements </w:t>
      </w:r>
      <w:del w:id="296" w:author="Avinoam Zadok" w:date="2024-11-18T06:47:00Z">
        <w:r w:rsidR="00C64C46" w:rsidDel="008E77AE">
          <w:delText xml:space="preserve">on </w:delText>
        </w:r>
        <w:r w:rsidR="00C64C46" w:rsidDel="008E77AE">
          <w:lastRenderedPageBreak/>
          <w:delText xml:space="preserve">the device </w:delText>
        </w:r>
      </w:del>
      <w:r w:rsidR="00C64C46">
        <w:t>through five pairs of metallic contact</w:t>
      </w:r>
      <w:r w:rsidR="00B24098">
        <w:t xml:space="preserve"> pad</w:t>
      </w:r>
      <w:r w:rsidR="00C64C46">
        <w:t xml:space="preserve">s. The transfer functions of optical power were monitored using an optical vector network analyzer, with a spectral resolution of 3 pm.  </w:t>
      </w:r>
    </w:p>
    <w:p w14:paraId="70FFE05D" w14:textId="36003CB0" w:rsidR="007A637A" w:rsidRDefault="00A22A0E" w:rsidP="00C66ABD">
      <w:pPr>
        <w:pStyle w:val="MCBodySP"/>
        <w:spacing w:after="60"/>
        <w:ind w:firstLine="272"/>
        <w:jc w:val="both"/>
        <w:pPrChange w:id="297" w:author="Shai Ben Ami [2]" w:date="2024-11-18T14:32:00Z">
          <w:pPr>
            <w:pStyle w:val="MCBodySP"/>
            <w:spacing w:after="60"/>
            <w:ind w:firstLine="272"/>
            <w:jc w:val="both"/>
          </w:pPr>
        </w:pPrChange>
      </w:pPr>
      <w:r>
        <w:rPr>
          <w:noProof/>
          <w:lang w:bidi="he-IL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65FB009D" wp14:editId="4EF5722F">
                <wp:simplePos x="0" y="0"/>
                <wp:positionH relativeFrom="margin">
                  <wp:posOffset>417007</wp:posOffset>
                </wp:positionH>
                <wp:positionV relativeFrom="paragraph">
                  <wp:posOffset>1484497</wp:posOffset>
                </wp:positionV>
                <wp:extent cx="5099821" cy="3385581"/>
                <wp:effectExtent l="0" t="0" r="5715" b="5715"/>
                <wp:wrapNone/>
                <wp:docPr id="1936060836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9820" cy="3385581"/>
                          <a:chOff x="0" y="0"/>
                          <a:chExt cx="5099903" cy="3385636"/>
                        </a:xfrm>
                      </wpg:grpSpPr>
                      <pic:pic xmlns:pic="http://schemas.openxmlformats.org/drawingml/2006/picture">
                        <pic:nvPicPr>
                          <pic:cNvPr id="184972236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402" y="1648647"/>
                            <a:ext cx="2314575" cy="1735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90850828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83386" y="1648248"/>
                            <a:ext cx="2316517" cy="1737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35463164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402" y="0"/>
                            <a:ext cx="2316480" cy="1737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3497771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2783388" y="238"/>
                            <a:ext cx="2315845" cy="1736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9443247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0" y="10048"/>
                            <a:ext cx="429895" cy="246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EE76FE" w14:textId="77777777" w:rsidR="001C1CA9" w:rsidRDefault="001C1CA9" w:rsidP="001C1CA9">
                              <w:r>
                                <w:t>(a)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04798846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2517109" y="10048"/>
                            <a:ext cx="429895" cy="246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F71549" w14:textId="2C9AAC41" w:rsidR="001C1CA9" w:rsidRDefault="001C1CA9" w:rsidP="001C1CA9">
                              <w:r>
                                <w:t>(b)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523094502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0" y="1688124"/>
                            <a:ext cx="429895" cy="246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4074867" w14:textId="794E378D" w:rsidR="00D6120E" w:rsidRDefault="00D6120E" w:rsidP="00D6120E">
                              <w:r>
                                <w:t>(</w:t>
                              </w:r>
                              <w:del w:id="298" w:author="Matan Slook" w:date="2024-11-17T23:35:00Z">
                                <w:r w:rsidDel="00D6120E">
                                  <w:delText>a</w:delText>
                                </w:r>
                              </w:del>
                              <w:ins w:id="299" w:author="Matan Slook" w:date="2024-11-17T23:35:00Z">
                                <w:r>
                                  <w:t>c</w:t>
                                </w:r>
                              </w:ins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363988319" name="תיבת טקסט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2517109" y="1688124"/>
                            <a:ext cx="429895" cy="2463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5E8CD2" w14:textId="5C2667AF" w:rsidR="00D6120E" w:rsidRDefault="00D6120E" w:rsidP="00D6120E">
                              <w:r>
                                <w:t>(</w:t>
                              </w:r>
                              <w:del w:id="300" w:author="Matan Slook" w:date="2024-11-17T23:36:00Z">
                                <w:r w:rsidDel="00D6120E">
                                  <w:delText>a</w:delText>
                                </w:r>
                              </w:del>
                              <w:ins w:id="301" w:author="Matan Slook" w:date="2024-11-17T23:36:00Z">
                                <w:r>
                                  <w:rPr>
                                    <w:lang w:bidi="he-IL"/>
                                  </w:rPr>
                                  <w:t>d</w:t>
                                </w:r>
                              </w:ins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FB009D" id="Group 12" o:spid="_x0000_s1028" style="position:absolute;left:0;text-align:left;margin-left:32.85pt;margin-top:116.9pt;width:401.55pt;height:266.6pt;z-index:251687936;mso-position-horizontal-relative:margin;mso-width-relative:margin;mso-height-relative:margin" coordsize="50999,338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9" type="#_x0000_t75" style="position:absolute;left:2914;top:16486;width:23145;height:17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">
                  <v:imagedata r:id="rId14" o:title=""/>
                  <v:path arrowok="t"/>
                </v:shape>
                <v:shape id="Picture 6" o:spid="_x0000_s1030" type="#_x0000_t75" style="position:absolute;left:27833;top:16482;width:23166;height:17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">
                  <v:imagedata r:id="rId15" o:title=""/>
                  <v:path arrowok="t"/>
                </v:shape>
                <v:shape id="Picture 9" o:spid="_x0000_s1031" type="#_x0000_t75" style="position:absolute;left:2914;width:23164;height:17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">
                  <v:imagedata r:id="rId16" o:title=""/>
                  <v:path arrowok="t"/>
                </v:shape>
                <v:shape id="Picture 10" o:spid="_x0000_s1032" type="#_x0000_t75" style="position:absolute;left:27833;top:2;width:23159;height:173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">
                  <v:imagedata r:id="rId17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3" type="#_x0000_t202" style="position:absolute;top:100;width:4298;height:246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" filled="f" stroked="f">
                  <v:textbox style="mso-fit-shape-to-text:t">
                    <w:txbxContent>
                      <w:p w14:paraId="46EE76FE" w14:textId="77777777" w:rsidR="001C1CA9" w:rsidRDefault="001C1CA9" w:rsidP="001C1CA9">
                        <w:r>
                          <w:t>(a)</w:t>
                        </w:r>
                      </w:p>
                    </w:txbxContent>
                  </v:textbox>
                </v:shape>
                <v:shape id="_x0000_s1034" type="#_x0000_t202" style="position:absolute;left:25171;top:100;width:4299;height:246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" filled="f" stroked="f">
                  <v:textbox style="mso-fit-shape-to-text:t">
                    <w:txbxContent>
                      <w:p w14:paraId="72F71549" w14:textId="2C9AAC41" w:rsidR="001C1CA9" w:rsidRDefault="001C1CA9" w:rsidP="001C1CA9">
                        <w:r>
                          <w:t>(b)</w:t>
                        </w:r>
                      </w:p>
                    </w:txbxContent>
                  </v:textbox>
                </v:shape>
                <v:shape id="_x0000_s1035" type="#_x0000_t202" style="position:absolute;top:16881;width:4298;height:246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" filled="f" stroked="f">
                  <v:textbox style="mso-fit-shape-to-text:t">
                    <w:txbxContent>
                      <w:p w14:paraId="64074867" w14:textId="794E378D" w:rsidR="00D6120E" w:rsidRDefault="00D6120E" w:rsidP="00D6120E">
                        <w:r>
                          <w:t>(</w:t>
                        </w:r>
                        <w:del w:id="302" w:author="Matan Slook" w:date="2024-11-17T23:35:00Z">
                          <w:r w:rsidDel="00D6120E">
                            <w:delText>a</w:delText>
                          </w:r>
                        </w:del>
                        <w:ins w:id="303" w:author="Matan Slook" w:date="2024-11-17T23:35:00Z">
                          <w:r>
                            <w:t>c</w:t>
                          </w:r>
                        </w:ins>
                        <w:r>
                          <w:t>)</w:t>
                        </w:r>
                      </w:p>
                    </w:txbxContent>
                  </v:textbox>
                </v:shape>
                <v:shape id="_x0000_s1036" type="#_x0000_t202" style="position:absolute;left:25171;top:16881;width:4299;height:246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" filled="f" stroked="f">
                  <v:textbox style="mso-fit-shape-to-text:t">
                    <w:txbxContent>
                      <w:p w14:paraId="1A5E8CD2" w14:textId="5C2667AF" w:rsidR="00D6120E" w:rsidRDefault="00D6120E" w:rsidP="00D6120E">
                        <w:r>
                          <w:t>(</w:t>
                        </w:r>
                        <w:del w:id="304" w:author="Matan Slook" w:date="2024-11-17T23:36:00Z">
                          <w:r w:rsidDel="00D6120E">
                            <w:delText>a</w:delText>
                          </w:r>
                        </w:del>
                        <w:ins w:id="305" w:author="Matan Slook" w:date="2024-11-17T23:36:00Z">
                          <w:r>
                            <w:rPr>
                              <w:lang w:bidi="he-IL"/>
                            </w:rPr>
                            <w:t>d</w:t>
                          </w:r>
                        </w:ins>
                        <w:r>
                          <w:t>)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270D09">
        <w:t xml:space="preserve">Figure </w:t>
      </w:r>
      <w:r w:rsidR="00C64C46">
        <w:t>2 shows</w:t>
      </w:r>
      <w:r w:rsidR="009C43EE">
        <w:t xml:space="preserve"> examples of normalized transfer functions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9C43EE">
        <w:t xml:space="preserve"> as functions of </w:t>
      </w:r>
      <w:proofErr w:type="gramStart"/>
      <w:r w:rsidR="009C43EE">
        <w:t xml:space="preserve">wavelength </w:t>
      </w:r>
      <w:proofErr w:type="gramEnd"/>
      <m:oMath>
        <m:r>
          <w:rPr>
            <w:rFonts w:ascii="Cambria Math" w:hAnsi="Cambria Math"/>
          </w:rPr>
          <m:t>λ</m:t>
        </m:r>
      </m:oMath>
      <w:r w:rsidR="009C43EE">
        <w:t>. Panel 2(a) presents</w:t>
      </w:r>
      <w:ins w:id="306" w:author="Avinoam Zadok" w:date="2024-11-18T07:35:00Z">
        <w:r w:rsidR="00A231F5">
          <w:t xml:space="preserve"> sharp periodic bandpass filters, </w:t>
        </w:r>
      </w:ins>
      <w:ins w:id="307" w:author="Avinoam Zadok" w:date="2024-11-18T07:38:00Z">
        <w:r w:rsidR="00A231F5">
          <w:t xml:space="preserve">with a free spectral range of </w:t>
        </w:r>
      </w:ins>
      <w:ins w:id="308" w:author="Shai Ben Ami" w:date="2024-11-18T12:16:00Z">
        <w:del w:id="309" w:author="Shai Ben Ami [2]" w:date="2024-11-18T14:25:00Z">
          <w:r w:rsidR="003B2839" w:rsidRPr="003B2839" w:rsidDel="0078010D">
            <w:rPr>
              <w:highlight w:val="yellow"/>
              <w:rPrChange w:id="310" w:author="Shai Ben Ami" w:date="2024-11-18T12:16:00Z">
                <w:rPr/>
              </w:rPrChange>
            </w:rPr>
            <w:delText>0.9786</w:delText>
          </w:r>
        </w:del>
      </w:ins>
      <m:oMath>
        <m:r>
          <w:ins w:id="311" w:author="Avinoam Zadok" w:date="2024-11-18T07:38:00Z">
            <w:del w:id="312" w:author="Shai Ben Ami [2]" w:date="2024-11-18T14:25:00Z">
              <w:rPr>
                <w:rFonts w:ascii="Cambria Math" w:hAnsi="Cambria Math"/>
                <w:highlight w:val="yellow"/>
              </w:rPr>
              <m:t>??</m:t>
            </w:del>
          </w:ins>
        </m:r>
      </m:oMath>
      <w:ins w:id="313" w:author="Shai Ben Ami [2]" w:date="2024-11-18T14:25:00Z">
        <w:r w:rsidR="0078010D">
          <w:rPr>
            <w:highlight w:val="yellow"/>
          </w:rPr>
          <w:t>1</w:t>
        </w:r>
      </w:ins>
      <w:ins w:id="314" w:author="Avinoam Zadok" w:date="2024-11-18T07:38:00Z">
        <w:r w:rsidR="00A231F5" w:rsidRPr="003B2839">
          <w:rPr>
            <w:highlight w:val="yellow"/>
            <w:rPrChange w:id="315" w:author="Shai Ben Ami" w:date="2024-11-18T12:16:00Z">
              <w:rPr/>
            </w:rPrChange>
          </w:rPr>
          <w:t xml:space="preserve"> nm</w:t>
        </w:r>
        <w:r w:rsidR="00A231F5">
          <w:t xml:space="preserve">. The duty cycle of the transmission passbands could be varied between 0.25-0.5. Out of band rejection was better than </w:t>
        </w:r>
        <m:oMath>
          <m:r>
            <w:del w:id="316" w:author="Shai Ben Ami" w:date="2024-11-18T12:16:00Z">
              <w:rPr>
                <w:rFonts w:ascii="Cambria Math" w:hAnsi="Cambria Math"/>
                <w:highlight w:val="yellow"/>
              </w:rPr>
              <m:t>??</m:t>
            </w:del>
          </m:r>
        </m:oMath>
      </w:ins>
      <m:oMath>
        <m:r>
          <w:ins w:id="317" w:author="Shai Ben Ami" w:date="2024-11-18T12:16:00Z">
            <w:rPr>
              <w:rFonts w:ascii="Cambria Math" w:hAnsi="Cambria Math"/>
              <w:highlight w:val="yellow"/>
            </w:rPr>
            <m:t>20</m:t>
          </w:ins>
        </m:r>
      </m:oMath>
      <w:ins w:id="318" w:author="Avinoam Zadok" w:date="2024-11-18T07:38:00Z">
        <w:r w:rsidR="00A231F5" w:rsidRPr="00A231F5">
          <w:rPr>
            <w:highlight w:val="yellow"/>
            <w:rPrChange w:id="319" w:author="Avinoam Zadok" w:date="2024-11-18T07:39:00Z">
              <w:rPr/>
            </w:rPrChange>
          </w:rPr>
          <w:t xml:space="preserve"> dB</w:t>
        </w:r>
        <w:r w:rsidR="00A231F5">
          <w:t xml:space="preserve">, </w:t>
        </w:r>
      </w:ins>
      <w:ins w:id="320" w:author="Avinoam Zadok" w:date="2024-11-18T07:39:00Z">
        <w:r w:rsidR="00A231F5">
          <w:t xml:space="preserve">and the transitions bandwidth between pass and stop bands was </w:t>
        </w:r>
        <m:oMath>
          <m:r>
            <w:del w:id="321" w:author="Shai Ben Ami [2]" w:date="2024-11-18T14:30:00Z">
              <w:rPr>
                <w:rFonts w:ascii="Cambria Math" w:hAnsi="Cambria Math"/>
                <w:highlight w:val="yellow"/>
                <w:rPrChange w:id="322" w:author="Shai Ben Ami [2]" w:date="2024-11-18T14:30:00Z">
                  <w:rPr>
                    <w:rFonts w:ascii="Cambria Math" w:hAnsi="Cambria Math"/>
                    <w:highlight w:val="yellow"/>
                  </w:rPr>
                </w:rPrChange>
              </w:rPr>
              <m:t>??</m:t>
            </w:del>
          </m:r>
        </m:oMath>
      </w:ins>
      <m:oMath>
        <m:r>
          <w:ins w:id="323" w:author="Shai Ben Ami [2]" w:date="2024-11-18T14:30:00Z">
            <w:rPr>
              <w:rFonts w:ascii="Cambria Math" w:hAnsi="Cambria Math"/>
              <w:highlight w:val="yellow"/>
            </w:rPr>
            <m:t>0.03</m:t>
          </w:ins>
        </m:r>
      </m:oMath>
      <w:ins w:id="324" w:author="Avinoam Zadok" w:date="2024-11-18T07:39:00Z">
        <w:r w:rsidR="00A231F5" w:rsidRPr="00A231F5">
          <w:rPr>
            <w:highlight w:val="yellow"/>
            <w:rPrChange w:id="325" w:author="Avinoam Zadok" w:date="2024-11-18T07:39:00Z">
              <w:rPr/>
            </w:rPrChange>
          </w:rPr>
          <w:t xml:space="preserve"> nm</w:t>
        </w:r>
        <w:r w:rsidR="00A231F5">
          <w:t xml:space="preserve">. </w:t>
        </w:r>
      </w:ins>
      <w:ins w:id="326" w:author="Avinoam Zadok" w:date="2024-11-18T07:40:00Z">
        <w:r w:rsidR="00A231F5">
          <w:t>The r</w:t>
        </w:r>
      </w:ins>
      <w:ins w:id="327" w:author="Avinoam Zadok" w:date="2024-11-18T07:39:00Z">
        <w:r w:rsidR="00A231F5">
          <w:t xml:space="preserve">esidual in-band </w:t>
        </w:r>
        <w:r w:rsidR="00A231F5" w:rsidRPr="003426C4">
          <w:t>nonuniformity</w:t>
        </w:r>
      </w:ins>
      <w:ins w:id="328" w:author="Avinoam Zadok" w:date="2024-11-18T07:40:00Z">
        <w:r w:rsidR="00A231F5" w:rsidRPr="003426C4">
          <w:t xml:space="preserve"> of the 0.5 duty cycle filter was </w:t>
        </w:r>
        <m:oMath>
          <m:r>
            <w:del w:id="329" w:author="Shai Ben Ami [2]" w:date="2024-11-18T14:29:00Z">
              <w:rPr>
                <w:rFonts w:ascii="Cambria Math" w:hAnsi="Cambria Math"/>
                <w:highlight w:val="yellow"/>
                <w:rPrChange w:id="330" w:author="Shai Ben Ami [2]" w:date="2024-11-18T14:29:00Z">
                  <w:rPr>
                    <w:rFonts w:ascii="Cambria Math" w:hAnsi="Cambria Math"/>
                    <w:highlight w:val="yellow"/>
                  </w:rPr>
                </w:rPrChange>
              </w:rPr>
              <m:t>??</m:t>
            </w:del>
          </m:r>
        </m:oMath>
      </w:ins>
      <m:oMath>
        <m:r>
          <w:ins w:id="331" w:author="Shai Ben Ami [2]" w:date="2024-11-18T14:29:00Z">
            <w:rPr>
              <w:rFonts w:ascii="Cambria Math" w:hAnsi="Cambria Math"/>
              <w:highlight w:val="yellow"/>
            </w:rPr>
            <m:t>±0.2</m:t>
          </w:ins>
        </m:r>
      </m:oMath>
      <w:ins w:id="332" w:author="Avinoam Zadok" w:date="2024-11-18T07:40:00Z">
        <w:r w:rsidR="00A231F5" w:rsidRPr="003426C4">
          <w:rPr>
            <w:highlight w:val="yellow"/>
            <w:rPrChange w:id="333" w:author="Avinoam Zadok" w:date="2024-11-18T07:50:00Z">
              <w:rPr/>
            </w:rPrChange>
          </w:rPr>
          <w:t xml:space="preserve"> dB</w:t>
        </w:r>
        <w:r w:rsidR="00A231F5" w:rsidRPr="003426C4">
          <w:t>. The transfer functions agree with modelling. For example, the 0.5 duty cycle transmission is predic</w:t>
        </w:r>
      </w:ins>
      <w:ins w:id="334" w:author="Avinoam Zadok" w:date="2024-11-18T07:41:00Z">
        <w:r w:rsidR="00A231F5" w:rsidRPr="003426C4">
          <w:t xml:space="preserve">ted for </w:t>
        </w:r>
      </w:ins>
      <w:del w:id="335" w:author="Avinoam Zadok" w:date="2024-11-18T07:41:00Z">
        <w:r w:rsidR="009C43EE" w:rsidRPr="003426C4" w:rsidDel="00A231F5">
          <w:delText xml:space="preserve"> the response of a channel interleaver filter, alongside corresponding calculations. The passband uniformity of the filter is </w:delText>
        </w:r>
        <w:r w:rsidR="009C43EE" w:rsidRPr="003426C4" w:rsidDel="00A231F5">
          <w:rPr>
            <w:rPrChange w:id="336" w:author="Avinoam Zadok" w:date="2024-11-18T07:50:00Z">
              <w:rPr>
                <w:highlight w:val="yellow"/>
              </w:rPr>
            </w:rPrChange>
          </w:rPr>
          <w:delText xml:space="preserve">?? </w:delText>
        </w:r>
      </w:del>
      <w:ins w:id="337" w:author="Matan Slook" w:date="2024-11-17T23:17:00Z">
        <w:del w:id="338" w:author="Avinoam Zadok" w:date="2024-11-18T07:41:00Z">
          <w:r w:rsidR="00B506F4" w:rsidRPr="003426C4" w:rsidDel="00A231F5">
            <w:rPr>
              <w:rPrChange w:id="339" w:author="Avinoam Zadok" w:date="2024-11-18T07:50:00Z">
                <w:rPr>
                  <w:highlight w:val="yellow"/>
                </w:rPr>
              </w:rPrChange>
            </w:rPr>
            <w:delText xml:space="preserve">0.1 </w:delText>
          </w:r>
        </w:del>
      </w:ins>
      <w:del w:id="340" w:author="Avinoam Zadok" w:date="2024-11-18T07:41:00Z">
        <w:r w:rsidR="009C43EE" w:rsidRPr="003426C4" w:rsidDel="00A231F5">
          <w:rPr>
            <w:rPrChange w:id="341" w:author="Avinoam Zadok" w:date="2024-11-18T07:50:00Z">
              <w:rPr>
                <w:highlight w:val="yellow"/>
              </w:rPr>
            </w:rPrChange>
          </w:rPr>
          <w:delText>dB</w:delText>
        </w:r>
      </w:del>
      <w:ins w:id="342" w:author="Matan Slook" w:date="2024-11-17T23:18:00Z">
        <w:del w:id="343" w:author="Avinoam Zadok" w:date="2024-11-18T07:41:00Z">
          <w:r w:rsidR="00B506F4" w:rsidRPr="003426C4" w:rsidDel="00A231F5">
            <w:delText xml:space="preserve"> </w:delText>
          </w:r>
          <w:r w:rsidR="00B506F4" w:rsidRPr="003426C4" w:rsidDel="00A231F5">
            <w:rPr>
              <w:rPrChange w:id="344" w:author="Avinoam Zadok" w:date="2024-11-18T07:50:00Z">
                <w:rPr>
                  <w:highlight w:val="yellow"/>
                </w:rPr>
              </w:rPrChange>
            </w:rPr>
            <w:delText>(verify)</w:delText>
          </w:r>
        </w:del>
      </w:ins>
      <w:del w:id="345" w:author="Avinoam Zadok" w:date="2024-11-18T07:41:00Z">
        <w:r w:rsidR="009C43EE" w:rsidRPr="003426C4" w:rsidDel="00A231F5">
          <w:delText xml:space="preserve">, the out-of-band rejection is better than </w:delText>
        </w:r>
        <w:r w:rsidR="009C43EE" w:rsidRPr="003426C4" w:rsidDel="00A231F5">
          <w:rPr>
            <w:rPrChange w:id="346" w:author="Avinoam Zadok" w:date="2024-11-18T07:50:00Z">
              <w:rPr>
                <w:highlight w:val="yellow"/>
              </w:rPr>
            </w:rPrChange>
          </w:rPr>
          <w:delText xml:space="preserve">?? </w:delText>
        </w:r>
      </w:del>
      <w:ins w:id="347" w:author="Matan Slook" w:date="2024-11-17T23:18:00Z">
        <w:del w:id="348" w:author="Avinoam Zadok" w:date="2024-11-18T07:41:00Z">
          <w:r w:rsidR="006043EF" w:rsidRPr="003426C4" w:rsidDel="00A231F5">
            <w:rPr>
              <w:rPrChange w:id="349" w:author="Avinoam Zadok" w:date="2024-11-18T07:50:00Z">
                <w:rPr>
                  <w:highlight w:val="yellow"/>
                </w:rPr>
              </w:rPrChange>
            </w:rPr>
            <w:delText xml:space="preserve">18 </w:delText>
          </w:r>
        </w:del>
      </w:ins>
      <w:del w:id="350" w:author="Avinoam Zadok" w:date="2024-11-18T07:41:00Z">
        <w:r w:rsidR="009C43EE" w:rsidRPr="003426C4" w:rsidDel="00A231F5">
          <w:rPr>
            <w:rPrChange w:id="351" w:author="Avinoam Zadok" w:date="2024-11-18T07:50:00Z">
              <w:rPr>
                <w:highlight w:val="yellow"/>
              </w:rPr>
            </w:rPrChange>
          </w:rPr>
          <w:delText>dB</w:delText>
        </w:r>
      </w:del>
      <w:ins w:id="352" w:author="Matan Slook" w:date="2024-11-17T23:18:00Z">
        <w:del w:id="353" w:author="Avinoam Zadok" w:date="2024-11-18T07:41:00Z">
          <w:r w:rsidR="006043EF" w:rsidRPr="003426C4" w:rsidDel="00A231F5">
            <w:delText xml:space="preserve"> (?)</w:delText>
          </w:r>
        </w:del>
      </w:ins>
      <w:del w:id="354" w:author="Avinoam Zadok" w:date="2024-11-18T07:41:00Z">
        <w:r w:rsidR="009C43EE" w:rsidRPr="003426C4" w:rsidDel="00A231F5">
          <w:delText xml:space="preserve">, and the transition between pass and stop bands occurs of a wavelength range of </w:delText>
        </w:r>
        <w:r w:rsidR="009C43EE" w:rsidRPr="003426C4" w:rsidDel="00A231F5">
          <w:rPr>
            <w:rPrChange w:id="355" w:author="Avinoam Zadok" w:date="2024-11-18T07:50:00Z">
              <w:rPr>
                <w:highlight w:val="yellow"/>
              </w:rPr>
            </w:rPrChange>
          </w:rPr>
          <w:delText>?? nm</w:delText>
        </w:r>
        <w:r w:rsidR="009C43EE" w:rsidRPr="003426C4" w:rsidDel="00A231F5">
          <w:delText xml:space="preserve">. </w:delText>
        </w:r>
        <w:r w:rsidR="00C73AB4" w:rsidRPr="003426C4" w:rsidDel="00A231F5">
          <w:delText xml:space="preserve">The measured response matches well with calculations, for </w:delText>
        </w:r>
      </w:del>
      <w:r w:rsidR="00C73AB4" w:rsidRPr="003426C4">
        <w:t xml:space="preserve">phases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C73AB4" w:rsidRPr="003426C4">
        <w:t xml:space="preserve"> = </w:t>
      </w:r>
      <w:ins w:id="356" w:author="Avinoam Zadok" w:date="2024-11-18T07:49:00Z">
        <w:r w:rsidR="003426C4" w:rsidRPr="003426C4">
          <w:rPr>
            <w:rPrChange w:id="357" w:author="Avinoam Zadok" w:date="2024-11-18T07:50:00Z">
              <w:rPr>
                <w:highlight w:val="yellow"/>
              </w:rPr>
            </w:rPrChange>
          </w:rPr>
          <w:t>0.88π</w:t>
        </w:r>
      </w:ins>
      <w:del w:id="358" w:author="Avinoam Zadok" w:date="2024-11-18T07:49:00Z">
        <w:r w:rsidR="00C73AB4" w:rsidRPr="003426C4" w:rsidDel="003426C4">
          <w:rPr>
            <w:rPrChange w:id="359" w:author="Avinoam Zadok" w:date="2024-11-18T07:50:00Z">
              <w:rPr>
                <w:highlight w:val="yellow"/>
              </w:rPr>
            </w:rPrChange>
          </w:rPr>
          <w:delText>??</w:delText>
        </w:r>
      </w:del>
      <w:r w:rsidR="00C73AB4" w:rsidRPr="003426C4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C73AB4" w:rsidRPr="003426C4">
        <w:t xml:space="preserve"> = </w:t>
      </w:r>
      <w:ins w:id="360" w:author="Avinoam Zadok" w:date="2024-11-18T07:49:00Z">
        <w:r w:rsidR="003426C4" w:rsidRPr="003426C4">
          <w:rPr>
            <w:rPrChange w:id="361" w:author="Avinoam Zadok" w:date="2024-11-18T07:50:00Z">
              <w:rPr>
                <w:highlight w:val="yellow"/>
              </w:rPr>
            </w:rPrChange>
          </w:rPr>
          <w:t>-0.</w:t>
        </w:r>
      </w:ins>
      <w:ins w:id="362" w:author="Avinoam Zadok" w:date="2024-11-18T07:51:00Z">
        <w:r w:rsidR="00D864EC">
          <w:t>35</w:t>
        </w:r>
      </w:ins>
      <w:ins w:id="363" w:author="Avinoam Zadok" w:date="2024-11-18T07:49:00Z">
        <w:r w:rsidR="003426C4" w:rsidRPr="003426C4">
          <w:rPr>
            <w:rPrChange w:id="364" w:author="Avinoam Zadok" w:date="2024-11-18T07:50:00Z">
              <w:rPr>
                <w:highlight w:val="yellow"/>
              </w:rPr>
            </w:rPrChange>
          </w:rPr>
          <w:t>π</w:t>
        </w:r>
      </w:ins>
      <w:del w:id="365" w:author="Avinoam Zadok" w:date="2024-11-18T07:49:00Z">
        <w:r w:rsidR="00C73AB4" w:rsidRPr="003426C4" w:rsidDel="003426C4">
          <w:rPr>
            <w:rPrChange w:id="366" w:author="Avinoam Zadok" w:date="2024-11-18T07:50:00Z">
              <w:rPr>
                <w:highlight w:val="yellow"/>
              </w:rPr>
            </w:rPrChange>
          </w:rPr>
          <w:delText>??</w:delText>
        </w:r>
      </w:del>
      <w:r w:rsidR="00C73AB4" w:rsidRPr="003426C4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C73AB4" w:rsidRPr="003426C4">
        <w:t xml:space="preserve"> = </w:t>
      </w:r>
      <w:ins w:id="367" w:author="Avinoam Zadok" w:date="2024-11-18T07:49:00Z">
        <w:r w:rsidR="003426C4" w:rsidRPr="003426C4">
          <w:rPr>
            <w:rPrChange w:id="368" w:author="Avinoam Zadok" w:date="2024-11-18T07:50:00Z">
              <w:rPr>
                <w:highlight w:val="yellow"/>
              </w:rPr>
            </w:rPrChange>
          </w:rPr>
          <w:t>-0.</w:t>
        </w:r>
      </w:ins>
      <w:ins w:id="369" w:author="Avinoam Zadok" w:date="2024-11-18T07:51:00Z">
        <w:r w:rsidR="00D864EC">
          <w:t>88</w:t>
        </w:r>
      </w:ins>
      <w:ins w:id="370" w:author="Avinoam Zadok" w:date="2024-11-18T07:49:00Z">
        <w:r w:rsidR="003426C4" w:rsidRPr="003426C4">
          <w:rPr>
            <w:rPrChange w:id="371" w:author="Avinoam Zadok" w:date="2024-11-18T07:50:00Z">
              <w:rPr>
                <w:highlight w:val="yellow"/>
              </w:rPr>
            </w:rPrChange>
          </w:rPr>
          <w:t>π</w:t>
        </w:r>
      </w:ins>
      <w:del w:id="372" w:author="Avinoam Zadok" w:date="2024-11-18T07:49:00Z">
        <w:r w:rsidR="00C73AB4" w:rsidRPr="003426C4" w:rsidDel="003426C4">
          <w:rPr>
            <w:rPrChange w:id="373" w:author="Avinoam Zadok" w:date="2024-11-18T07:50:00Z">
              <w:rPr>
                <w:highlight w:val="yellow"/>
              </w:rPr>
            </w:rPrChange>
          </w:rPr>
          <w:delText>??</w:delText>
        </w:r>
      </w:del>
      <w:r w:rsidR="00C73AB4" w:rsidRPr="003426C4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ϕ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="00C73AB4" w:rsidRPr="003426C4">
        <w:t xml:space="preserve"> = </w:t>
      </w:r>
      <w:ins w:id="374" w:author="Avinoam Zadok" w:date="2024-11-18T07:49:00Z">
        <w:r w:rsidR="003426C4" w:rsidRPr="003426C4">
          <w:rPr>
            <w:rPrChange w:id="375" w:author="Avinoam Zadok" w:date="2024-11-18T07:50:00Z">
              <w:rPr>
                <w:highlight w:val="yellow"/>
              </w:rPr>
            </w:rPrChange>
          </w:rPr>
          <w:t>0.35</w:t>
        </w:r>
      </w:ins>
      <w:ins w:id="376" w:author="Avinoam Zadok" w:date="2024-11-18T07:50:00Z">
        <w:r w:rsidR="003426C4" w:rsidRPr="003426C4">
          <w:rPr>
            <w:rPrChange w:id="377" w:author="Avinoam Zadok" w:date="2024-11-18T07:50:00Z">
              <w:rPr>
                <w:highlight w:val="yellow"/>
              </w:rPr>
            </w:rPrChange>
          </w:rPr>
          <w:t>π</w:t>
        </w:r>
      </w:ins>
      <w:del w:id="378" w:author="Avinoam Zadok" w:date="2024-11-18T07:49:00Z">
        <w:r w:rsidR="00C73AB4" w:rsidRPr="003426C4" w:rsidDel="003426C4">
          <w:rPr>
            <w:rPrChange w:id="379" w:author="Avinoam Zadok" w:date="2024-11-18T07:50:00Z">
              <w:rPr>
                <w:highlight w:val="yellow"/>
              </w:rPr>
            </w:rPrChange>
          </w:rPr>
          <w:delText>??</w:delText>
        </w:r>
      </w:del>
      <w:r w:rsidR="00C73AB4" w:rsidRPr="003426C4">
        <w:t xml:space="preserve">,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ϕ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MZI</m:t>
            </m:r>
          </m:sub>
        </m:sSub>
      </m:oMath>
      <w:r w:rsidR="00C73AB4" w:rsidRPr="003426C4">
        <w:t xml:space="preserve"> = </w:t>
      </w:r>
      <w:ins w:id="380" w:author="Avinoam Zadok" w:date="2024-11-18T07:50:00Z">
        <w:r w:rsidR="003426C4" w:rsidRPr="003426C4">
          <w:rPr>
            <w:rPrChange w:id="381" w:author="Avinoam Zadok" w:date="2024-11-18T07:50:00Z">
              <w:rPr>
                <w:highlight w:val="yellow"/>
              </w:rPr>
            </w:rPrChange>
          </w:rPr>
          <w:t>0.5π</w:t>
        </w:r>
      </w:ins>
      <w:del w:id="382" w:author="Avinoam Zadok" w:date="2024-11-18T07:50:00Z">
        <w:r w:rsidR="00C73AB4" w:rsidRPr="003426C4" w:rsidDel="003426C4">
          <w:rPr>
            <w:rPrChange w:id="383" w:author="Avinoam Zadok" w:date="2024-11-18T07:50:00Z">
              <w:rPr>
                <w:highlight w:val="yellow"/>
              </w:rPr>
            </w:rPrChange>
          </w:rPr>
          <w:delText>??</w:delText>
        </w:r>
      </w:del>
      <w:r w:rsidR="00C73AB4" w:rsidRPr="003426C4">
        <w:t>.</w:t>
      </w:r>
      <w:r w:rsidR="00C73AB4">
        <w:t xml:space="preserve"> </w:t>
      </w:r>
      <w:r w:rsidR="009C43EE">
        <w:t>Figure 2(b) shows a</w:t>
      </w:r>
      <w:r w:rsidR="00C73AB4">
        <w:t xml:space="preserve"> </w:t>
      </w:r>
      <w:r w:rsidR="009C43EE">
        <w:t xml:space="preserve">narrow passband, with full width at half maximum of only </w:t>
      </w:r>
      <w:r w:rsidR="009C43EE" w:rsidRPr="00A231F5">
        <w:rPr>
          <w:highlight w:val="yellow"/>
          <w:rPrChange w:id="384" w:author="Avinoam Zadok" w:date="2024-11-18T07:41:00Z">
            <w:rPr/>
          </w:rPrChange>
        </w:rPr>
        <w:t>6.5 pm</w:t>
      </w:r>
      <w:r w:rsidR="009C43EE">
        <w:t>. The bandwidth correspond</w:t>
      </w:r>
      <w:r w:rsidR="00C73AB4">
        <w:t>s</w:t>
      </w:r>
      <w:r w:rsidR="009C43EE">
        <w:t xml:space="preserve"> to a quality factor of </w:t>
      </w:r>
      <w:r w:rsidR="009C43EE" w:rsidRPr="009C43EE">
        <w:rPr>
          <w:highlight w:val="yellow"/>
        </w:rPr>
        <w:t>250,000</w:t>
      </w:r>
      <w:r w:rsidR="009C43EE">
        <w:t xml:space="preserve">, </w:t>
      </w:r>
      <w:del w:id="385" w:author="Matan Slook" w:date="2024-11-17T23:19:00Z">
        <w:r w:rsidR="009C43EE" w:rsidRPr="009C43EE" w:rsidDel="00FB4359">
          <w:rPr>
            <w:highlight w:val="yellow"/>
          </w:rPr>
          <w:delText xml:space="preserve">?? </w:delText>
        </w:r>
      </w:del>
      <w:ins w:id="386" w:author="Matan Slook" w:date="2024-11-17T23:19:00Z">
        <w:r w:rsidR="00FB4359">
          <w:rPr>
            <w:highlight w:val="yellow"/>
          </w:rPr>
          <w:t>2.5</w:t>
        </w:r>
        <w:r w:rsidR="00FB4359" w:rsidRPr="009C43EE">
          <w:rPr>
            <w:highlight w:val="yellow"/>
          </w:rPr>
          <w:t xml:space="preserve"> </w:t>
        </w:r>
      </w:ins>
      <w:r w:rsidR="009C43EE" w:rsidRPr="009C43EE">
        <w:rPr>
          <w:highlight w:val="yellow"/>
        </w:rPr>
        <w:t>times higher</w:t>
      </w:r>
      <w:r w:rsidR="009C43EE">
        <w:t xml:space="preserve"> than that of a single resonator in the same platform. </w:t>
      </w:r>
      <w:r w:rsidR="00C73AB4">
        <w:t>Figures 2(c) and 2(d) present additional examples of transfer functions obtained through the tuning of phases</w:t>
      </w:r>
      <w:ins w:id="387" w:author="Avinoam Zadok" w:date="2024-11-18T07:42:00Z">
        <w:r w:rsidR="00A231F5">
          <w:t xml:space="preserve">: periodic transmission notched with </w:t>
        </w:r>
        <m:oMath>
          <m:r>
            <w:del w:id="388" w:author="Shai Ben Ami [2]" w:date="2024-11-18T14:32:00Z">
              <w:rPr>
                <w:rFonts w:ascii="Cambria Math" w:hAnsi="Cambria Math"/>
                <w:highlight w:val="yellow"/>
                <w:rPrChange w:id="389" w:author="Shai Ben Ami [2]" w:date="2024-11-18T14:32:00Z">
                  <w:rPr>
                    <w:rFonts w:ascii="Cambria Math" w:hAnsi="Cambria Math"/>
                    <w:highlight w:val="yellow"/>
                  </w:rPr>
                </w:rPrChange>
              </w:rPr>
              <m:t>??</m:t>
            </w:del>
          </m:r>
        </m:oMath>
      </w:ins>
      <m:oMath>
        <m:r>
          <w:ins w:id="390" w:author="Shai Ben Ami [2]" w:date="2024-11-18T14:32:00Z">
            <w:rPr>
              <w:rFonts w:ascii="Cambria Math" w:hAnsi="Cambria Math"/>
              <w:highlight w:val="yellow"/>
            </w:rPr>
            <m:t>0.02</m:t>
          </w:ins>
        </m:r>
      </m:oMath>
      <w:ins w:id="391" w:author="Shai Ben Ami [2]" w:date="2024-11-18T15:00:00Z">
        <w:r w:rsidR="00AC046D">
          <w:rPr>
            <w:highlight w:val="yellow"/>
          </w:rPr>
          <w:t xml:space="preserve"> </w:t>
        </w:r>
      </w:ins>
      <w:ins w:id="392" w:author="Avinoam Zadok" w:date="2024-11-18T07:42:00Z">
        <w:del w:id="393" w:author="Shai Ben Ami [2]" w:date="2024-11-18T15:00:00Z">
          <w:r w:rsidR="00A231F5" w:rsidRPr="00332C77" w:rsidDel="00AC046D">
            <w:rPr>
              <w:highlight w:val="yellow"/>
              <w:rPrChange w:id="394" w:author="Avinoam Zadok" w:date="2024-11-18T07:45:00Z">
                <w:rPr/>
              </w:rPrChange>
            </w:rPr>
            <w:delText xml:space="preserve"> </w:delText>
          </w:r>
        </w:del>
        <w:r w:rsidR="00A231F5" w:rsidRPr="00332C77">
          <w:rPr>
            <w:highlight w:val="yellow"/>
            <w:rPrChange w:id="395" w:author="Avinoam Zadok" w:date="2024-11-18T07:45:00Z">
              <w:rPr/>
            </w:rPrChange>
          </w:rPr>
          <w:t>nm</w:t>
        </w:r>
        <w:r w:rsidR="00A231F5">
          <w:t xml:space="preserve"> ban</w:t>
        </w:r>
      </w:ins>
      <w:ins w:id="396" w:author="Shai Ben Ami [2]" w:date="2024-11-18T14:31:00Z">
        <w:r w:rsidR="00C66ABD">
          <w:t>dwid</w:t>
        </w:r>
      </w:ins>
      <w:ins w:id="397" w:author="Shai Ben Ami [2]" w:date="2024-11-18T14:32:00Z">
        <w:r w:rsidR="00C66ABD">
          <w:t>th</w:t>
        </w:r>
      </w:ins>
      <w:ins w:id="398" w:author="Avinoam Zadok" w:date="2024-11-18T07:42:00Z">
        <w:del w:id="399" w:author="Shai Ben Ami [2]" w:date="2024-11-18T14:31:00Z">
          <w:r w:rsidR="00A231F5" w:rsidDel="00C66ABD">
            <w:delText>dwidth</w:delText>
          </w:r>
        </w:del>
        <w:r w:rsidR="00A231F5">
          <w:t>, and a Mach-</w:t>
        </w:r>
        <w:proofErr w:type="spellStart"/>
        <w:r w:rsidR="00A231F5">
          <w:t>Zehnder</w:t>
        </w:r>
      </w:ins>
      <w:proofErr w:type="spellEnd"/>
      <w:ins w:id="400" w:author="Avinoam Zadok" w:date="2024-11-18T07:47:00Z">
        <w:r w:rsidR="005F1978">
          <w:t xml:space="preserve"> interferometer-l</w:t>
        </w:r>
      </w:ins>
      <w:ins w:id="401" w:author="Avinoam Zadok" w:date="2024-11-18T07:42:00Z">
        <w:r w:rsidR="00A231F5">
          <w:t>ike response.</w:t>
        </w:r>
      </w:ins>
      <w:del w:id="402" w:author="Avinoam Zadok" w:date="2024-11-18T07:42:00Z">
        <w:r w:rsidR="00C73AB4" w:rsidDel="00A231F5">
          <w:delText>.</w:delText>
        </w:r>
      </w:del>
      <w:r w:rsidR="00C73AB4">
        <w:t xml:space="preserve"> The results demonstrate the broad range of reconfiguration supported by the filter. </w:t>
      </w:r>
    </w:p>
    <w:p w14:paraId="500D2E1B" w14:textId="3BB38DB5" w:rsidR="00DA7600" w:rsidRDefault="00A231F5" w:rsidP="00A64EBC">
      <w:pPr>
        <w:pStyle w:val="MCBodySP"/>
        <w:ind w:firstLine="0"/>
        <w:jc w:val="center"/>
        <w:rPr>
          <w:ins w:id="403" w:author="Shai Ben Ami" w:date="2024-11-18T12:01:00Z"/>
        </w:rPr>
      </w:pPr>
      <w:ins w:id="404" w:author="Avinoam Zadok" w:date="2024-11-18T07:45:00Z">
        <w:del w:id="405" w:author="Shai Ben Ami" w:date="2024-11-18T11:50:00Z">
          <w:r w:rsidRPr="00B662F0" w:rsidDel="007A5AE9">
            <w:rPr>
              <w:noProof/>
              <w:lang w:bidi="he-IL"/>
            </w:rPr>
            <w:drawing>
              <wp:inline distT="0" distB="0" distL="0" distR="0" wp14:anchorId="0CB517D8" wp14:editId="07647D68">
                <wp:extent cx="2552400" cy="1627200"/>
                <wp:effectExtent l="0" t="0" r="635" b="0"/>
                <wp:docPr id="192941379" name="Picture 12" descr="A graph of a number of colored lines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4459597" name="Picture 12" descr="A graph of a number of colored lines&#10;&#10;Description automatically generated with medium confidence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6765"/>
                        <a:stretch/>
                      </pic:blipFill>
                      <pic:spPr bwMode="auto">
                        <a:xfrm>
                          <a:off x="0" y="0"/>
                          <a:ext cx="2552400" cy="162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del>
      </w:ins>
      <w:del w:id="406" w:author="Avinoam Zadok" w:date="2024-11-18T07:36:00Z">
        <w:r w:rsidR="00A64EBC" w:rsidRPr="00A64EBC" w:rsidDel="00A231F5">
          <w:rPr>
            <w:noProof/>
            <w:lang w:bidi="he-IL"/>
          </w:rPr>
          <w:drawing>
            <wp:inline distT="0" distB="0" distL="0" distR="0" wp14:anchorId="15AB400B" wp14:editId="331992E0">
              <wp:extent cx="2352069" cy="1657859"/>
              <wp:effectExtent l="0" t="0" r="0" b="0"/>
              <wp:docPr id="7" name="Picture 6" descr="A graph of a graph showing different types of waves&#10;&#10;Description automatically generated with medium confidence">
                <a:extLst xmlns:a="http://schemas.openxmlformats.org/drawingml/2006/main">
                  <a:ext uri="{FF2B5EF4-FFF2-40B4-BE49-F238E27FC236}">
                    <a16:creationId xmlns:a16="http://schemas.microsoft.com/office/drawing/2014/main" id="{9D14EDA6-E054-DEE2-4A14-13A10EE04FAB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Picture 6" descr="A graph of a graph showing different types of waves&#10;&#10;Description automatically generated with medium confidence">
                        <a:extLst>
                          <a:ext uri="{FF2B5EF4-FFF2-40B4-BE49-F238E27FC236}">
                            <a16:creationId xmlns:a16="http://schemas.microsoft.com/office/drawing/2014/main" id="{9D14EDA6-E054-DEE2-4A14-13A10EE04FAB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 rotWithShape="1">
                      <a:blip r:embed="rId1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5967"/>
                      <a:stretch/>
                    </pic:blipFill>
                    <pic:spPr bwMode="auto">
                      <a:xfrm>
                        <a:off x="0" y="0"/>
                        <a:ext cx="2361607" cy="1664582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  <w:r w:rsidR="001C1CA9">
        <w:t xml:space="preserve">     </w:t>
      </w:r>
      <w:del w:id="407" w:author="Shai Ben Ami" w:date="2024-11-18T11:53:00Z">
        <w:r w:rsidR="00A64EBC" w:rsidRPr="00A64EBC" w:rsidDel="007A637A">
          <w:rPr>
            <w:noProof/>
            <w:lang w:bidi="he-IL"/>
          </w:rPr>
          <w:drawing>
            <wp:inline distT="0" distB="0" distL="0" distR="0" wp14:anchorId="6E8336BA" wp14:editId="77245870">
              <wp:extent cx="2294638" cy="1617378"/>
              <wp:effectExtent l="0" t="0" r="0" b="1905"/>
              <wp:docPr id="4" name="Picture 3" descr="A graph of a graph&#10;&#10;Description automatically generated">
                <a:extLst xmlns:a="http://schemas.openxmlformats.org/drawingml/2006/main">
                  <a:ext uri="{FF2B5EF4-FFF2-40B4-BE49-F238E27FC236}">
                    <a16:creationId xmlns:a16="http://schemas.microsoft.com/office/drawing/2014/main" id="{31A4010C-7975-BF22-F1A2-F6B36E2F9ADA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Picture 3" descr="A graph of a graph&#10;&#10;Description automatically generated">
                        <a:extLst>
                          <a:ext uri="{FF2B5EF4-FFF2-40B4-BE49-F238E27FC236}">
                            <a16:creationId xmlns:a16="http://schemas.microsoft.com/office/drawing/2014/main" id="{31A4010C-7975-BF22-F1A2-F6B36E2F9ADA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 rotWithShape="1">
                      <a:blip r:embed="rId2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5967"/>
                      <a:stretch/>
                    </pic:blipFill>
                    <pic:spPr bwMode="auto">
                      <a:xfrm>
                        <a:off x="0" y="0"/>
                        <a:ext cx="2308826" cy="1627379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  <w:r w:rsidR="001C1CA9">
        <w:t xml:space="preserve">  </w:t>
      </w:r>
    </w:p>
    <w:p w14:paraId="3271F5BF" w14:textId="008FCFAF" w:rsidR="007A637A" w:rsidRDefault="007A637A" w:rsidP="00A64EBC">
      <w:pPr>
        <w:pStyle w:val="MCBodySP"/>
        <w:ind w:firstLine="0"/>
        <w:jc w:val="center"/>
        <w:rPr>
          <w:ins w:id="408" w:author="Shai Ben Ami" w:date="2024-11-18T12:01:00Z"/>
        </w:rPr>
      </w:pPr>
    </w:p>
    <w:p w14:paraId="5440CDE3" w14:textId="77777777" w:rsidR="007A637A" w:rsidRDefault="007A637A" w:rsidP="00A64EBC">
      <w:pPr>
        <w:pStyle w:val="MCBodySP"/>
        <w:ind w:firstLine="0"/>
        <w:jc w:val="center"/>
        <w:rPr>
          <w:ins w:id="409" w:author="Shai Ben Ami" w:date="2024-11-18T12:01:00Z"/>
        </w:rPr>
      </w:pPr>
    </w:p>
    <w:p w14:paraId="6A81C93F" w14:textId="48342C03" w:rsidR="007A637A" w:rsidRDefault="007A637A" w:rsidP="00A64EBC">
      <w:pPr>
        <w:pStyle w:val="MCBodySP"/>
        <w:ind w:firstLine="0"/>
        <w:jc w:val="center"/>
        <w:rPr>
          <w:ins w:id="410" w:author="Shai Ben Ami" w:date="2024-11-18T12:01:00Z"/>
        </w:rPr>
      </w:pPr>
    </w:p>
    <w:p w14:paraId="16918814" w14:textId="77777777" w:rsidR="007A637A" w:rsidRDefault="007A637A" w:rsidP="00A64EBC">
      <w:pPr>
        <w:pStyle w:val="MCBodySP"/>
        <w:ind w:firstLine="0"/>
        <w:jc w:val="center"/>
        <w:rPr>
          <w:ins w:id="411" w:author="Shai Ben Ami" w:date="2024-11-18T12:01:00Z"/>
        </w:rPr>
      </w:pPr>
    </w:p>
    <w:p w14:paraId="4B62996C" w14:textId="77777777" w:rsidR="007A637A" w:rsidRDefault="007A637A" w:rsidP="00A64EBC">
      <w:pPr>
        <w:pStyle w:val="MCBodySP"/>
        <w:ind w:firstLine="0"/>
        <w:jc w:val="center"/>
        <w:rPr>
          <w:ins w:id="412" w:author="Shai Ben Ami" w:date="2024-11-18T12:01:00Z"/>
        </w:rPr>
      </w:pPr>
    </w:p>
    <w:p w14:paraId="14E13E21" w14:textId="5677657A" w:rsidR="007A637A" w:rsidRDefault="007A637A" w:rsidP="00A64EBC">
      <w:pPr>
        <w:pStyle w:val="MCBodySP"/>
        <w:ind w:firstLine="0"/>
        <w:jc w:val="center"/>
      </w:pPr>
    </w:p>
    <w:p w14:paraId="6642BF79" w14:textId="00406DF0" w:rsidR="00FB4359" w:rsidRPr="00FB4359" w:rsidDel="00A231F5" w:rsidRDefault="00A64EBC">
      <w:pPr>
        <w:pStyle w:val="MCBodySP"/>
        <w:jc w:val="center"/>
        <w:rPr>
          <w:ins w:id="413" w:author="Matan Slook" w:date="2024-11-17T23:20:00Z"/>
          <w:del w:id="414" w:author="Avinoam Zadok" w:date="2024-11-18T07:44:00Z"/>
        </w:rPr>
      </w:pPr>
      <w:del w:id="415" w:author="Avinoam Zadok" w:date="2024-11-18T07:41:00Z">
        <w:r w:rsidRPr="00A64EBC" w:rsidDel="00A231F5">
          <w:rPr>
            <w:noProof/>
            <w:lang w:bidi="he-IL"/>
          </w:rPr>
          <w:drawing>
            <wp:inline distT="0" distB="0" distL="0" distR="0" wp14:anchorId="0E34A407" wp14:editId="498394ED">
              <wp:extent cx="2262215" cy="1510208"/>
              <wp:effectExtent l="0" t="0" r="5080" b="0"/>
              <wp:docPr id="1455247412" name="Picture 5" descr="A graph of a diagram&#10;&#10;Description automatically generated with medium confidence">
                <a:extLst xmlns:a="http://schemas.openxmlformats.org/drawingml/2006/main">
                  <a:ext uri="{FF2B5EF4-FFF2-40B4-BE49-F238E27FC236}">
                    <a16:creationId xmlns:a16="http://schemas.microsoft.com/office/drawing/2014/main" id="{6C6FDE29-C8AC-96D0-4561-4683BA56EAD2}"/>
                  </a:ext>
                </a:extLst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6" name="Picture 5" descr="A graph of a diagram&#10;&#10;Description automatically generated with medium confidence">
                        <a:extLst>
                          <a:ext uri="{FF2B5EF4-FFF2-40B4-BE49-F238E27FC236}">
                            <a16:creationId xmlns:a16="http://schemas.microsoft.com/office/drawing/2014/main" id="{6C6FDE29-C8AC-96D0-4561-4683BA56EAD2}"/>
                          </a:ext>
                        </a:extLst>
                      </pic:cNvPr>
                      <pic:cNvPicPr>
                        <a:picLocks noChangeAspect="1"/>
                      </pic:cNvPicPr>
                    </pic:nvPicPr>
                    <pic:blipFill rotWithShape="1">
                      <a:blip r:embed="rId2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10939"/>
                      <a:stretch/>
                    </pic:blipFill>
                    <pic:spPr bwMode="auto">
                      <a:xfrm>
                        <a:off x="0" y="0"/>
                        <a:ext cx="2270188" cy="1515531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del>
      <w:ins w:id="416" w:author="Avinoam Zadok" w:date="2024-11-18T07:43:00Z">
        <w:del w:id="417" w:author="Shai Ben Ami" w:date="2024-11-18T12:00:00Z">
          <w:r w:rsidR="00A231F5" w:rsidRPr="00376682" w:rsidDel="007A637A">
            <w:rPr>
              <w:noProof/>
              <w:lang w:bidi="he-IL"/>
            </w:rPr>
            <w:drawing>
              <wp:inline distT="0" distB="0" distL="0" distR="0" wp14:anchorId="79AB749E" wp14:editId="69685A31">
                <wp:extent cx="2307600" cy="1620000"/>
                <wp:effectExtent l="0" t="0" r="0" b="0"/>
                <wp:docPr id="16285598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6420"/>
                        <a:stretch/>
                      </pic:blipFill>
                      <pic:spPr bwMode="auto">
                        <a:xfrm>
                          <a:off x="0" y="0"/>
                          <a:ext cx="2307600" cy="16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del>
      </w:ins>
      <w:ins w:id="418" w:author="Avinoam Zadok" w:date="2024-11-18T07:44:00Z">
        <w:r w:rsidR="00A231F5">
          <w:t xml:space="preserve">        </w:t>
        </w:r>
      </w:ins>
    </w:p>
    <w:p w14:paraId="64F42AAF" w14:textId="5AA1833B" w:rsidR="00442755" w:rsidRDefault="00D6120E">
      <w:pPr>
        <w:pStyle w:val="MCBodySP"/>
        <w:jc w:val="center"/>
        <w:rPr>
          <w:ins w:id="419" w:author="Matan Slook" w:date="2024-11-17T23:29:00Z"/>
        </w:rPr>
        <w:pPrChange w:id="420" w:author="Avinoam Zadok" w:date="2024-11-18T07:44:00Z">
          <w:pPr>
            <w:pStyle w:val="MCBodySP"/>
            <w:ind w:firstLine="0"/>
            <w:jc w:val="center"/>
          </w:pPr>
        </w:pPrChange>
      </w:pPr>
      <w:ins w:id="421" w:author="Matan Slook" w:date="2024-11-17T23:36:00Z">
        <w:del w:id="422" w:author="Avinoam Zadok" w:date="2024-11-18T07:43:00Z">
          <w:r w:rsidDel="00A231F5">
            <w:rPr>
              <w:noProof/>
              <w:rtl/>
              <w:lang w:bidi="he-IL"/>
            </w:rPr>
            <w:lastRenderedPageBreak/>
            <mc:AlternateContent>
              <mc:Choice Requires="wps">
                <w:drawing>
                  <wp:anchor distT="45720" distB="45720" distL="114300" distR="114300" simplePos="0" relativeHeight="251678720" behindDoc="0" locked="0" layoutInCell="1" allowOverlap="1" wp14:anchorId="49F4F189" wp14:editId="6358EF8D">
                    <wp:simplePos x="0" y="0"/>
                    <wp:positionH relativeFrom="column">
                      <wp:posOffset>2880624</wp:posOffset>
                    </wp:positionH>
                    <wp:positionV relativeFrom="paragraph">
                      <wp:posOffset>-1850</wp:posOffset>
                    </wp:positionV>
                    <wp:extent cx="429895" cy="1404620"/>
                    <wp:effectExtent l="0" t="0" r="8255" b="1270"/>
                    <wp:wrapNone/>
                    <wp:docPr id="462812027" name="תיבת טקסט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429895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E949FD3" w14:textId="547BABB6" w:rsidR="00D6120E" w:rsidRDefault="00D6120E" w:rsidP="00D6120E">
                                <w:r>
                                  <w:t>(</w:t>
                                </w:r>
                                <w:del w:id="423" w:author="Matan Slook" w:date="2024-11-17T23:36:00Z">
                                  <w:r w:rsidDel="00D6120E">
                                    <w:delText>a</w:delText>
                                  </w:r>
                                </w:del>
                                <w:ins w:id="424" w:author="Matan Slook" w:date="2024-11-17T23:36:00Z">
                                  <w:r>
                                    <w:t>f</w:t>
                                  </w:r>
                                </w:ins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    <w:pict>
                  <v:shape w14:anchorId="49F4F189" id="_x0000_s1037" type="#_x0000_t202" style="position:absolute;left:0;text-align:left;margin-left:226.8pt;margin-top:-.15pt;width:33.85pt;height:110.6pt;flip:x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" stroked="f">
                    <v:textbox style="mso-fit-shape-to-text:t">
                      <w:txbxContent>
                        <w:p w14:paraId="4E949FD3" w14:textId="547BABB6" w:rsidR="00D6120E" w:rsidRDefault="00D6120E" w:rsidP="00D6120E">
                          <w:r>
                            <w:t>(</w:t>
                          </w:r>
                          <w:del w:id="350" w:author="Matan Slook" w:date="2024-11-17T23:36:00Z" w16du:dateUtc="2024-11-17T21:36:00Z">
                            <w:r w:rsidDel="00D6120E">
                              <w:delText>a</w:delText>
                            </w:r>
                          </w:del>
                          <w:ins w:id="351" w:author="Matan Slook" w:date="2024-11-17T23:36:00Z" w16du:dateUtc="2024-11-17T21:36:00Z">
                            <w:r>
                              <w:t>f</w:t>
                            </w:r>
                          </w:ins>
                          <w:r>
                            <w:t>)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Del="00A231F5">
            <w:rPr>
              <w:noProof/>
              <w:rtl/>
              <w:lang w:bidi="he-IL"/>
            </w:rPr>
            <mc:AlternateContent>
              <mc:Choice Requires="wps">
                <w:drawing>
                  <wp:anchor distT="45720" distB="45720" distL="114300" distR="114300" simplePos="0" relativeHeight="251676672" behindDoc="0" locked="0" layoutInCell="1" allowOverlap="1" wp14:anchorId="269DAEF1" wp14:editId="65EAE7AF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45720</wp:posOffset>
                    </wp:positionV>
                    <wp:extent cx="429895" cy="1404620"/>
                    <wp:effectExtent l="0" t="0" r="8255" b="1270"/>
                    <wp:wrapNone/>
                    <wp:docPr id="1750209799" name="תיבת טקסט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 flipH="1">
                              <a:off x="0" y="0"/>
                              <a:ext cx="429895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BC419F3" w14:textId="1B532FEC" w:rsidR="00D6120E" w:rsidRDefault="00D6120E" w:rsidP="00D6120E">
                                <w:r>
                                  <w:t>(</w:t>
                                </w:r>
                                <w:del w:id="425" w:author="Matan Slook" w:date="2024-11-17T23:36:00Z">
                                  <w:r w:rsidDel="00D6120E">
                                    <w:delText>a</w:delText>
                                  </w:r>
                                </w:del>
                                <w:ins w:id="426" w:author="Matan Slook" w:date="2024-11-17T23:36:00Z">
                                  <w:r>
                                    <w:t>e</w:t>
                                  </w:r>
                                </w:ins>
                                <w:r>
                                  <w:t>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    <w:pict>
                  <v:shape w14:anchorId="269DAEF1" id="_x0000_s1038" type="#_x0000_t202" style="position:absolute;left:0;text-align:left;margin-left:0;margin-top:3.6pt;width:33.85pt;height:110.6pt;flip:x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" stroked="f">
                    <v:textbox style="mso-fit-shape-to-text:t">
                      <w:txbxContent>
                        <w:p w14:paraId="2BC419F3" w14:textId="1B532FEC" w:rsidR="00D6120E" w:rsidRDefault="00D6120E" w:rsidP="00D6120E">
                          <w:r>
                            <w:t>(</w:t>
                          </w:r>
                          <w:del w:id="354" w:author="Matan Slook" w:date="2024-11-17T23:36:00Z" w16du:dateUtc="2024-11-17T21:36:00Z">
                            <w:r w:rsidDel="00D6120E">
                              <w:delText>a</w:delText>
                            </w:r>
                          </w:del>
                          <w:ins w:id="355" w:author="Matan Slook" w:date="2024-11-17T23:36:00Z" w16du:dateUtc="2024-11-17T21:36:00Z">
                            <w:r>
                              <w:t>e</w:t>
                            </w:r>
                          </w:ins>
                          <w:r>
                            <w:t>)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del>
      </w:ins>
      <w:ins w:id="427" w:author="Matan Slook" w:date="2024-11-17T23:30:00Z">
        <w:del w:id="428" w:author="Avinoam Zadok" w:date="2024-11-18T07:42:00Z">
          <w:r w:rsidR="00376682" w:rsidRPr="00376682" w:rsidDel="00A231F5">
            <w:rPr>
              <w:noProof/>
              <w:lang w:bidi="he-IL"/>
            </w:rPr>
            <w:drawing>
              <wp:inline distT="0" distB="0" distL="0" distR="0" wp14:anchorId="45BB8232" wp14:editId="7FC72140">
                <wp:extent cx="2524760" cy="1772002"/>
                <wp:effectExtent l="0" t="0" r="8890" b="0"/>
                <wp:docPr id="2001900165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3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2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6420"/>
                        <a:stretch/>
                      </pic:blipFill>
                      <pic:spPr bwMode="auto">
                        <a:xfrm>
                          <a:off x="0" y="0"/>
                          <a:ext cx="2542434" cy="17844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del>
      </w:ins>
      <w:ins w:id="429" w:author="Matan Slook" w:date="2024-11-17T23:31:00Z">
        <w:del w:id="430" w:author="Avinoam Zadok" w:date="2024-11-18T07:41:00Z">
          <w:r w:rsidR="00B662F0" w:rsidRPr="00B662F0" w:rsidDel="00A231F5">
            <w:rPr>
              <w:noProof/>
              <w:lang w:bidi="he-IL"/>
            </w:rPr>
            <w:drawing>
              <wp:inline distT="0" distB="0" distL="0" distR="0" wp14:anchorId="164631A1" wp14:editId="15539E0C">
                <wp:extent cx="2742414" cy="1748302"/>
                <wp:effectExtent l="0" t="0" r="1270" b="4445"/>
                <wp:docPr id="2134459597" name="Picture 12" descr="A graph of a number of colored lines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4459597" name="Picture 12" descr="A graph of a number of colored lines&#10;&#10;Description automatically generated with medium confidence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6765"/>
                        <a:stretch/>
                      </pic:blipFill>
                      <pic:spPr bwMode="auto">
                        <a:xfrm>
                          <a:off x="0" y="0"/>
                          <a:ext cx="2825032" cy="18009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del>
      </w:ins>
    </w:p>
    <w:p w14:paraId="3B491F1E" w14:textId="407F53CD" w:rsidR="00376682" w:rsidDel="007A637A" w:rsidRDefault="00376682" w:rsidP="00D5513E">
      <w:pPr>
        <w:pStyle w:val="MCBodySP"/>
        <w:ind w:firstLine="0"/>
        <w:jc w:val="both"/>
        <w:rPr>
          <w:del w:id="431" w:author="Matan Slook" w:date="2024-11-17T23:33:00Z"/>
        </w:rPr>
      </w:pPr>
    </w:p>
    <w:p w14:paraId="558AC607" w14:textId="77777777" w:rsidR="007A637A" w:rsidRDefault="007A637A" w:rsidP="00A64EBC">
      <w:pPr>
        <w:pStyle w:val="MCBodySP"/>
        <w:ind w:firstLine="0"/>
        <w:jc w:val="center"/>
        <w:rPr>
          <w:ins w:id="432" w:author="Shai Ben Ami" w:date="2024-11-18T12:02:00Z"/>
        </w:rPr>
      </w:pPr>
    </w:p>
    <w:p w14:paraId="3A5E582D" w14:textId="1F85F49C" w:rsidR="007A637A" w:rsidRDefault="007A637A" w:rsidP="00A64EBC">
      <w:pPr>
        <w:pStyle w:val="MCBodySP"/>
        <w:ind w:firstLine="0"/>
        <w:jc w:val="center"/>
        <w:rPr>
          <w:ins w:id="433" w:author="Shai Ben Ami" w:date="2024-11-18T12:02:00Z"/>
        </w:rPr>
      </w:pPr>
    </w:p>
    <w:p w14:paraId="0DD757F9" w14:textId="02C778B7" w:rsidR="007A637A" w:rsidRDefault="007A637A" w:rsidP="00A64EBC">
      <w:pPr>
        <w:pStyle w:val="MCBodySP"/>
        <w:ind w:firstLine="0"/>
        <w:jc w:val="center"/>
        <w:rPr>
          <w:ins w:id="434" w:author="Shai Ben Ami" w:date="2024-11-18T12:02:00Z"/>
        </w:rPr>
      </w:pPr>
    </w:p>
    <w:p w14:paraId="45F5132B" w14:textId="618DBFFE" w:rsidR="007A637A" w:rsidRDefault="007A637A" w:rsidP="00A64EBC">
      <w:pPr>
        <w:pStyle w:val="MCBodySP"/>
        <w:ind w:firstLine="0"/>
        <w:jc w:val="center"/>
        <w:rPr>
          <w:ins w:id="435" w:author="Shai Ben Ami" w:date="2024-11-18T12:02:00Z"/>
        </w:rPr>
      </w:pPr>
    </w:p>
    <w:p w14:paraId="2328DEB2" w14:textId="36F01B07" w:rsidR="007A637A" w:rsidRDefault="007A637A" w:rsidP="00A64EBC">
      <w:pPr>
        <w:pStyle w:val="MCBodySP"/>
        <w:ind w:firstLine="0"/>
        <w:jc w:val="center"/>
        <w:rPr>
          <w:ins w:id="436" w:author="Shai Ben Ami" w:date="2024-11-18T12:02:00Z"/>
        </w:rPr>
      </w:pPr>
    </w:p>
    <w:p w14:paraId="5F8B4AD1" w14:textId="77777777" w:rsidR="007A637A" w:rsidRDefault="007A637A" w:rsidP="00A64EBC">
      <w:pPr>
        <w:pStyle w:val="MCBodySP"/>
        <w:ind w:firstLine="0"/>
        <w:jc w:val="center"/>
        <w:rPr>
          <w:ins w:id="437" w:author="Shai Ben Ami" w:date="2024-11-18T12:02:00Z"/>
        </w:rPr>
      </w:pPr>
    </w:p>
    <w:p w14:paraId="4D1878F9" w14:textId="2E0C4468" w:rsidR="007A637A" w:rsidRDefault="007A637A" w:rsidP="00A64EBC">
      <w:pPr>
        <w:pStyle w:val="MCBodySP"/>
        <w:ind w:firstLine="0"/>
        <w:jc w:val="center"/>
        <w:rPr>
          <w:ins w:id="438" w:author="Shai Ben Ami [2]" w:date="2024-11-18T14:50:00Z"/>
        </w:rPr>
      </w:pPr>
    </w:p>
    <w:p w14:paraId="27A928B8" w14:textId="1F8BD3A4" w:rsidR="00070C1A" w:rsidRDefault="00070C1A" w:rsidP="00A64EBC">
      <w:pPr>
        <w:pStyle w:val="MCBodySP"/>
        <w:ind w:firstLine="0"/>
        <w:jc w:val="center"/>
        <w:rPr>
          <w:ins w:id="439" w:author="Shai Ben Ami [2]" w:date="2024-11-18T14:50:00Z"/>
        </w:rPr>
      </w:pPr>
    </w:p>
    <w:p w14:paraId="52430847" w14:textId="70A1737E" w:rsidR="00070C1A" w:rsidRDefault="00070C1A" w:rsidP="00A64EBC">
      <w:pPr>
        <w:pStyle w:val="MCBodySP"/>
        <w:ind w:firstLine="0"/>
        <w:jc w:val="center"/>
        <w:rPr>
          <w:ins w:id="440" w:author="Shai Ben Ami [2]" w:date="2024-11-18T14:50:00Z"/>
        </w:rPr>
      </w:pPr>
    </w:p>
    <w:p w14:paraId="7CD89198" w14:textId="1B5678EB" w:rsidR="00070C1A" w:rsidRDefault="00070C1A" w:rsidP="00A64EBC">
      <w:pPr>
        <w:pStyle w:val="MCBodySP"/>
        <w:ind w:firstLine="0"/>
        <w:jc w:val="center"/>
        <w:rPr>
          <w:ins w:id="441" w:author="Shai Ben Ami [2]" w:date="2024-11-18T14:50:00Z"/>
        </w:rPr>
      </w:pPr>
    </w:p>
    <w:p w14:paraId="5F699D38" w14:textId="71C162FA" w:rsidR="00070C1A" w:rsidRDefault="00070C1A" w:rsidP="00A64EBC">
      <w:pPr>
        <w:pStyle w:val="MCBodySP"/>
        <w:ind w:firstLine="0"/>
        <w:jc w:val="center"/>
        <w:rPr>
          <w:ins w:id="442" w:author="Shai Ben Ami [2]" w:date="2024-11-18T14:50:00Z"/>
        </w:rPr>
      </w:pPr>
    </w:p>
    <w:p w14:paraId="22FF17C5" w14:textId="2F3F994A" w:rsidR="00070C1A" w:rsidRDefault="00070C1A" w:rsidP="00A64EBC">
      <w:pPr>
        <w:pStyle w:val="MCBodySP"/>
        <w:ind w:firstLine="0"/>
        <w:jc w:val="center"/>
        <w:rPr>
          <w:ins w:id="443" w:author="Shai Ben Ami [2]" w:date="2024-11-18T14:50:00Z"/>
        </w:rPr>
      </w:pPr>
    </w:p>
    <w:p w14:paraId="35E8729E" w14:textId="3181DCDC" w:rsidR="00070C1A" w:rsidRDefault="00070C1A" w:rsidP="00A64EBC">
      <w:pPr>
        <w:pStyle w:val="MCBodySP"/>
        <w:ind w:firstLine="0"/>
        <w:jc w:val="center"/>
        <w:rPr>
          <w:ins w:id="444" w:author="Shai Ben Ami [2]" w:date="2024-11-18T14:50:00Z"/>
        </w:rPr>
      </w:pPr>
    </w:p>
    <w:p w14:paraId="5E02A602" w14:textId="26A77C83" w:rsidR="00070C1A" w:rsidRDefault="00070C1A" w:rsidP="00A64EBC">
      <w:pPr>
        <w:pStyle w:val="MCBodySP"/>
        <w:ind w:firstLine="0"/>
        <w:jc w:val="center"/>
        <w:rPr>
          <w:ins w:id="445" w:author="Shai Ben Ami [2]" w:date="2024-11-18T14:50:00Z"/>
        </w:rPr>
      </w:pPr>
    </w:p>
    <w:p w14:paraId="279FFFEE" w14:textId="402A1432" w:rsidR="00070C1A" w:rsidRDefault="00070C1A" w:rsidP="00A64EBC">
      <w:pPr>
        <w:pStyle w:val="MCBodySP"/>
        <w:ind w:firstLine="0"/>
        <w:jc w:val="center"/>
        <w:rPr>
          <w:ins w:id="446" w:author="Shai Ben Ami" w:date="2024-11-18T12:02:00Z"/>
        </w:rPr>
      </w:pPr>
    </w:p>
    <w:p w14:paraId="2E5FB832" w14:textId="2211418D" w:rsidR="007A637A" w:rsidDel="00B67B44" w:rsidRDefault="007A637A" w:rsidP="00D5513E">
      <w:pPr>
        <w:pStyle w:val="MCBodySP"/>
        <w:ind w:firstLine="0"/>
        <w:jc w:val="both"/>
        <w:rPr>
          <w:ins w:id="447" w:author="Shai Ben Ami" w:date="2024-11-18T12:02:00Z"/>
          <w:del w:id="448" w:author="Shai Ben Ami [2]" w:date="2024-11-18T12:43:00Z"/>
          <w:sz w:val="16"/>
          <w:szCs w:val="16"/>
        </w:rPr>
      </w:pPr>
    </w:p>
    <w:p w14:paraId="1CA839B8" w14:textId="0B0C8123" w:rsidR="007A637A" w:rsidDel="00B67B44" w:rsidRDefault="007A637A" w:rsidP="00D5513E">
      <w:pPr>
        <w:pStyle w:val="MCBodySP"/>
        <w:ind w:firstLine="0"/>
        <w:jc w:val="both"/>
        <w:rPr>
          <w:ins w:id="449" w:author="Shai Ben Ami" w:date="2024-11-18T12:02:00Z"/>
          <w:del w:id="450" w:author="Shai Ben Ami [2]" w:date="2024-11-18T12:43:00Z"/>
          <w:sz w:val="16"/>
          <w:szCs w:val="16"/>
        </w:rPr>
      </w:pPr>
    </w:p>
    <w:p w14:paraId="77D391E8" w14:textId="79C2D70E" w:rsidR="007A637A" w:rsidDel="00B67B44" w:rsidRDefault="007A637A" w:rsidP="00D5513E">
      <w:pPr>
        <w:pStyle w:val="MCBodySP"/>
        <w:ind w:firstLine="0"/>
        <w:jc w:val="both"/>
        <w:rPr>
          <w:ins w:id="451" w:author="Shai Ben Ami" w:date="2024-11-18T12:02:00Z"/>
          <w:del w:id="452" w:author="Shai Ben Ami [2]" w:date="2024-11-18T12:43:00Z"/>
          <w:sz w:val="16"/>
          <w:szCs w:val="16"/>
        </w:rPr>
      </w:pPr>
    </w:p>
    <w:p w14:paraId="2FAC7AFD" w14:textId="42C12EE5" w:rsidR="007A637A" w:rsidDel="00B67B44" w:rsidRDefault="007A637A" w:rsidP="00D5513E">
      <w:pPr>
        <w:pStyle w:val="MCBodySP"/>
        <w:ind w:firstLine="0"/>
        <w:jc w:val="both"/>
        <w:rPr>
          <w:ins w:id="453" w:author="Shai Ben Ami" w:date="2024-11-18T12:02:00Z"/>
          <w:del w:id="454" w:author="Shai Ben Ami [2]" w:date="2024-11-18T12:43:00Z"/>
          <w:sz w:val="16"/>
          <w:szCs w:val="16"/>
        </w:rPr>
      </w:pPr>
    </w:p>
    <w:p w14:paraId="21967DDA" w14:textId="0830D5F2" w:rsidR="007A637A" w:rsidDel="00B67B44" w:rsidRDefault="007A637A" w:rsidP="00D5513E">
      <w:pPr>
        <w:pStyle w:val="MCBodySP"/>
        <w:ind w:firstLine="0"/>
        <w:jc w:val="both"/>
        <w:rPr>
          <w:ins w:id="455" w:author="Shai Ben Ami" w:date="2024-11-18T12:02:00Z"/>
          <w:del w:id="456" w:author="Shai Ben Ami [2]" w:date="2024-11-18T12:43:00Z"/>
          <w:sz w:val="16"/>
          <w:szCs w:val="16"/>
        </w:rPr>
      </w:pPr>
    </w:p>
    <w:p w14:paraId="5C5AC384" w14:textId="548C54B8" w:rsidR="007A637A" w:rsidDel="00B67B44" w:rsidRDefault="007A637A" w:rsidP="00D5513E">
      <w:pPr>
        <w:pStyle w:val="MCBodySP"/>
        <w:ind w:firstLine="0"/>
        <w:jc w:val="both"/>
        <w:rPr>
          <w:ins w:id="457" w:author="Shai Ben Ami" w:date="2024-11-18T12:02:00Z"/>
          <w:del w:id="458" w:author="Shai Ben Ami [2]" w:date="2024-11-18T12:43:00Z"/>
          <w:sz w:val="16"/>
          <w:szCs w:val="16"/>
        </w:rPr>
      </w:pPr>
    </w:p>
    <w:p w14:paraId="5AD288D2" w14:textId="269AEC57" w:rsidR="007A637A" w:rsidDel="00B67B44" w:rsidRDefault="007A637A" w:rsidP="00D5513E">
      <w:pPr>
        <w:pStyle w:val="MCBodySP"/>
        <w:ind w:firstLine="0"/>
        <w:jc w:val="both"/>
        <w:rPr>
          <w:ins w:id="459" w:author="Shai Ben Ami" w:date="2024-11-18T12:02:00Z"/>
          <w:del w:id="460" w:author="Shai Ben Ami [2]" w:date="2024-11-18T12:43:00Z"/>
          <w:sz w:val="16"/>
          <w:szCs w:val="16"/>
        </w:rPr>
      </w:pPr>
    </w:p>
    <w:p w14:paraId="2E33C938" w14:textId="206982C0" w:rsidR="007A637A" w:rsidDel="00B67B44" w:rsidRDefault="007A637A" w:rsidP="00D5513E">
      <w:pPr>
        <w:pStyle w:val="MCBodySP"/>
        <w:ind w:firstLine="0"/>
        <w:jc w:val="both"/>
        <w:rPr>
          <w:ins w:id="461" w:author="Shai Ben Ami" w:date="2024-11-18T12:02:00Z"/>
          <w:del w:id="462" w:author="Shai Ben Ami [2]" w:date="2024-11-18T12:43:00Z"/>
          <w:sz w:val="16"/>
          <w:szCs w:val="16"/>
        </w:rPr>
      </w:pPr>
    </w:p>
    <w:p w14:paraId="0394AFA6" w14:textId="0AC9BB9F" w:rsidR="007A637A" w:rsidDel="00B67B44" w:rsidRDefault="007A637A" w:rsidP="00D5513E">
      <w:pPr>
        <w:pStyle w:val="MCBodySP"/>
        <w:ind w:firstLine="0"/>
        <w:jc w:val="both"/>
        <w:rPr>
          <w:ins w:id="463" w:author="Shai Ben Ami" w:date="2024-11-18T12:02:00Z"/>
          <w:del w:id="464" w:author="Shai Ben Ami [2]" w:date="2024-11-18T12:43:00Z"/>
          <w:sz w:val="16"/>
          <w:szCs w:val="16"/>
        </w:rPr>
      </w:pPr>
    </w:p>
    <w:p w14:paraId="2E7E9014" w14:textId="782F7B41" w:rsidR="007A637A" w:rsidDel="00B67B44" w:rsidRDefault="007A637A" w:rsidP="00D5513E">
      <w:pPr>
        <w:pStyle w:val="MCBodySP"/>
        <w:ind w:firstLine="0"/>
        <w:jc w:val="both"/>
        <w:rPr>
          <w:ins w:id="465" w:author="Shai Ben Ami" w:date="2024-11-18T12:02:00Z"/>
          <w:del w:id="466" w:author="Shai Ben Ami [2]" w:date="2024-11-18T12:43:00Z"/>
          <w:sz w:val="16"/>
          <w:szCs w:val="16"/>
        </w:rPr>
      </w:pPr>
    </w:p>
    <w:p w14:paraId="50C5AFFB" w14:textId="5289892B" w:rsidR="003F01BA" w:rsidRPr="00D5513E" w:rsidRDefault="00542E6C" w:rsidP="00D5513E">
      <w:pPr>
        <w:pStyle w:val="MCBodySP"/>
        <w:ind w:firstLine="0"/>
        <w:jc w:val="both"/>
        <w:rPr>
          <w:sz w:val="16"/>
          <w:szCs w:val="16"/>
        </w:rPr>
      </w:pPr>
      <w:r w:rsidRPr="00542E6C">
        <w:rPr>
          <w:sz w:val="16"/>
          <w:szCs w:val="16"/>
        </w:rPr>
        <w:t xml:space="preserve">Fig. </w:t>
      </w:r>
      <w:del w:id="467" w:author="Matan Slook [2]" w:date="2024-11-13T13:01:00Z">
        <w:r w:rsidRPr="00542E6C" w:rsidDel="00DF0D32">
          <w:rPr>
            <w:sz w:val="16"/>
            <w:szCs w:val="16"/>
          </w:rPr>
          <w:delText>1</w:delText>
        </w:r>
      </w:del>
      <w:ins w:id="468" w:author="Matan Slook [2]" w:date="2024-11-13T13:01:00Z">
        <w:r w:rsidR="00DF0D32">
          <w:rPr>
            <w:sz w:val="16"/>
            <w:szCs w:val="16"/>
          </w:rPr>
          <w:t>2</w:t>
        </w:r>
      </w:ins>
      <w:r w:rsidRPr="00542E6C">
        <w:rPr>
          <w:sz w:val="16"/>
          <w:szCs w:val="16"/>
        </w:rPr>
        <w:t xml:space="preserve">. </w:t>
      </w:r>
      <w:del w:id="469" w:author="Avinoam Zadok" w:date="2024-11-18T07:45:00Z">
        <w:r w:rsidDel="005F1978">
          <w:rPr>
            <w:sz w:val="16"/>
            <w:szCs w:val="16"/>
          </w:rPr>
          <w:delText xml:space="preserve">(a): </w:delText>
        </w:r>
      </w:del>
      <w:r>
        <w:rPr>
          <w:sz w:val="16"/>
          <w:szCs w:val="16"/>
        </w:rPr>
        <w:t>Measured</w:t>
      </w:r>
      <w:r w:rsidR="006341E9">
        <w:rPr>
          <w:sz w:val="16"/>
          <w:szCs w:val="16"/>
        </w:rPr>
        <w:t xml:space="preserve"> </w:t>
      </w:r>
      <w:del w:id="470" w:author="Avinoam Zadok" w:date="2024-11-18T07:45:00Z">
        <w:r w:rsidR="00A64EBC" w:rsidDel="005F1978">
          <w:rPr>
            <w:sz w:val="16"/>
            <w:szCs w:val="16"/>
          </w:rPr>
          <w:delText xml:space="preserve">(blue) and calculated (orange) </w:delText>
        </w:r>
      </w:del>
      <w:r w:rsidR="00A64EBC">
        <w:rPr>
          <w:sz w:val="16"/>
          <w:szCs w:val="16"/>
        </w:rPr>
        <w:t xml:space="preserve">normalized transfer functions of optical power through a reconfigurable silicon-photonic filter. </w:t>
      </w:r>
      <w:del w:id="471" w:author="Avinoam Zadok" w:date="2024-11-18T07:45:00Z">
        <w:r w:rsidR="00A64EBC" w:rsidDel="005F1978">
          <w:rPr>
            <w:sz w:val="16"/>
            <w:szCs w:val="16"/>
          </w:rPr>
          <w:delText xml:space="preserve">The experimental responses were adjusted through thermo-optic control of five phase delays. </w:delText>
        </w:r>
      </w:del>
      <w:r w:rsidR="00A64EBC">
        <w:rPr>
          <w:sz w:val="16"/>
          <w:szCs w:val="16"/>
        </w:rPr>
        <w:t>(a):</w:t>
      </w:r>
      <w:ins w:id="472" w:author="Avinoam Zadok" w:date="2024-11-18T07:45:00Z">
        <w:r w:rsidR="005F1978">
          <w:rPr>
            <w:sz w:val="16"/>
            <w:szCs w:val="16"/>
          </w:rPr>
          <w:t xml:space="preserve"> Bandpas</w:t>
        </w:r>
      </w:ins>
      <w:ins w:id="473" w:author="Avinoam Zadok" w:date="2024-11-18T07:46:00Z">
        <w:r w:rsidR="005F1978">
          <w:rPr>
            <w:sz w:val="16"/>
            <w:szCs w:val="16"/>
          </w:rPr>
          <w:t>s filters of variable duty cycles</w:t>
        </w:r>
      </w:ins>
      <w:del w:id="474" w:author="Avinoam Zadok" w:date="2024-11-18T07:45:00Z">
        <w:r w:rsidR="00A64EBC" w:rsidDel="005F1978">
          <w:rPr>
            <w:sz w:val="16"/>
            <w:szCs w:val="16"/>
          </w:rPr>
          <w:delText xml:space="preserve"> Channel interleaver</w:delText>
        </w:r>
      </w:del>
      <w:r w:rsidR="00A64EBC">
        <w:rPr>
          <w:sz w:val="16"/>
          <w:szCs w:val="16"/>
        </w:rPr>
        <w:t xml:space="preserve">. (b): </w:t>
      </w:r>
      <w:ins w:id="475" w:author="Avinoam Zadok" w:date="2024-11-18T07:46:00Z">
        <w:r w:rsidR="005F1978">
          <w:rPr>
            <w:sz w:val="16"/>
            <w:szCs w:val="16"/>
          </w:rPr>
          <w:t>Periodic n</w:t>
        </w:r>
      </w:ins>
      <w:del w:id="476" w:author="Avinoam Zadok" w:date="2024-11-18T07:46:00Z">
        <w:r w:rsidR="00A64EBC" w:rsidDel="005F1978">
          <w:rPr>
            <w:sz w:val="16"/>
            <w:szCs w:val="16"/>
          </w:rPr>
          <w:delText>N</w:delText>
        </w:r>
      </w:del>
      <w:r w:rsidR="00A64EBC">
        <w:rPr>
          <w:sz w:val="16"/>
          <w:szCs w:val="16"/>
        </w:rPr>
        <w:t>arrow p</w:t>
      </w:r>
      <w:ins w:id="477" w:author="Avinoam Zadok" w:date="2024-11-18T07:46:00Z">
        <w:r w:rsidR="005F1978">
          <w:rPr>
            <w:sz w:val="16"/>
            <w:szCs w:val="16"/>
          </w:rPr>
          <w:t>assbands</w:t>
        </w:r>
      </w:ins>
      <w:del w:id="478" w:author="Avinoam Zadok" w:date="2024-11-18T07:46:00Z">
        <w:r w:rsidR="00A64EBC" w:rsidDel="005F1978">
          <w:rPr>
            <w:sz w:val="16"/>
            <w:szCs w:val="16"/>
          </w:rPr>
          <w:delText>assband</w:delText>
        </w:r>
      </w:del>
      <w:r w:rsidR="00A64EBC">
        <w:rPr>
          <w:sz w:val="16"/>
          <w:szCs w:val="16"/>
        </w:rPr>
        <w:t xml:space="preserve">. (c): </w:t>
      </w:r>
      <w:ins w:id="479" w:author="Avinoam Zadok" w:date="2024-11-18T07:46:00Z">
        <w:r w:rsidR="005F1978">
          <w:rPr>
            <w:sz w:val="16"/>
            <w:szCs w:val="16"/>
          </w:rPr>
          <w:t>P</w:t>
        </w:r>
      </w:ins>
      <w:ins w:id="480" w:author="Avinoam Zadok" w:date="2024-11-18T07:47:00Z">
        <w:r w:rsidR="005F1978">
          <w:rPr>
            <w:sz w:val="16"/>
            <w:szCs w:val="16"/>
          </w:rPr>
          <w:t>eriodic</w:t>
        </w:r>
      </w:ins>
      <w:ins w:id="481" w:author="Avinoam Zadok" w:date="2024-11-18T07:46:00Z">
        <w:r w:rsidR="005F1978">
          <w:rPr>
            <w:sz w:val="16"/>
            <w:szCs w:val="16"/>
          </w:rPr>
          <w:t xml:space="preserve"> transmission notches</w:t>
        </w:r>
      </w:ins>
      <w:del w:id="482" w:author="Avinoam Zadok" w:date="2024-11-18T07:46:00Z">
        <w:r w:rsidR="00A64EBC" w:rsidDel="005F1978">
          <w:rPr>
            <w:sz w:val="16"/>
            <w:szCs w:val="16"/>
          </w:rPr>
          <w:delText>halved free spectral range</w:delText>
        </w:r>
      </w:del>
      <w:r w:rsidR="00A64EBC">
        <w:rPr>
          <w:sz w:val="16"/>
          <w:szCs w:val="16"/>
        </w:rPr>
        <w:t xml:space="preserve">. (d): </w:t>
      </w:r>
      <w:del w:id="483" w:author="Matan Slook" w:date="2024-11-17T23:37:00Z">
        <w:r w:rsidR="00A64EBC" w:rsidRPr="00A64EBC" w:rsidDel="002D436B">
          <w:rPr>
            <w:sz w:val="16"/>
            <w:szCs w:val="16"/>
            <w:highlight w:val="yellow"/>
          </w:rPr>
          <w:delText>??</w:delText>
        </w:r>
        <w:r w:rsidR="00A64EBC" w:rsidDel="002D436B">
          <w:rPr>
            <w:sz w:val="16"/>
            <w:szCs w:val="16"/>
          </w:rPr>
          <w:delText xml:space="preserve">. </w:delText>
        </w:r>
        <w:r w:rsidR="00D5513E" w:rsidDel="002D436B">
          <w:rPr>
            <w:sz w:val="16"/>
            <w:szCs w:val="16"/>
          </w:rPr>
          <w:delText xml:space="preserve">   </w:delText>
        </w:r>
      </w:del>
      <w:ins w:id="484" w:author="Avinoam Zadok" w:date="2024-11-18T07:47:00Z">
        <w:r w:rsidR="005F1978">
          <w:rPr>
            <w:sz w:val="16"/>
            <w:szCs w:val="16"/>
          </w:rPr>
          <w:t>Mach-Zehnder interferometer</w:t>
        </w:r>
      </w:ins>
      <w:ins w:id="485" w:author="Matan Slook" w:date="2024-11-17T23:37:00Z">
        <w:del w:id="486" w:author="Avinoam Zadok" w:date="2024-11-18T07:47:00Z">
          <w:r w:rsidR="002D436B" w:rsidDel="005F1978">
            <w:rPr>
              <w:sz w:val="16"/>
              <w:szCs w:val="16"/>
            </w:rPr>
            <w:delText>Double period MZI</w:delText>
          </w:r>
        </w:del>
        <w:r w:rsidR="002D436B">
          <w:rPr>
            <w:sz w:val="16"/>
            <w:szCs w:val="16"/>
          </w:rPr>
          <w:t>-like response.</w:t>
        </w:r>
        <w:del w:id="487" w:author="Avinoam Zadok" w:date="2024-11-18T07:47:00Z">
          <w:r w:rsidR="002D436B" w:rsidDel="005F1978">
            <w:rPr>
              <w:sz w:val="16"/>
              <w:szCs w:val="16"/>
            </w:rPr>
            <w:delText xml:space="preserve"> (e): </w:delText>
          </w:r>
        </w:del>
      </w:ins>
      <w:ins w:id="488" w:author="Matan Slook" w:date="2024-11-17T23:38:00Z">
        <w:del w:id="489" w:author="Avinoam Zadok" w:date="2024-11-18T07:47:00Z">
          <w:r w:rsidR="002D436B" w:rsidDel="005F1978">
            <w:rPr>
              <w:sz w:val="16"/>
              <w:szCs w:val="16"/>
            </w:rPr>
            <w:delText>Ring resonator – like response. (f): Chan</w:delText>
          </w:r>
        </w:del>
      </w:ins>
      <w:ins w:id="490" w:author="Matan Slook" w:date="2024-11-17T23:39:00Z">
        <w:del w:id="491" w:author="Avinoam Zadok" w:date="2024-11-18T07:47:00Z">
          <w:r w:rsidR="002D436B" w:rsidDel="005F1978">
            <w:rPr>
              <w:sz w:val="16"/>
              <w:szCs w:val="16"/>
            </w:rPr>
            <w:delText>nel interleaver varied in widths.</w:delText>
          </w:r>
        </w:del>
      </w:ins>
      <w:ins w:id="492" w:author="Matan Slook" w:date="2024-11-17T23:37:00Z">
        <w:del w:id="493" w:author="Avinoam Zadok" w:date="2024-11-18T07:47:00Z">
          <w:r w:rsidR="002D436B" w:rsidDel="005F1978">
            <w:rPr>
              <w:sz w:val="16"/>
              <w:szCs w:val="16"/>
            </w:rPr>
            <w:delText xml:space="preserve">   </w:delText>
          </w:r>
        </w:del>
        <w:r w:rsidR="002D436B">
          <w:rPr>
            <w:sz w:val="16"/>
            <w:szCs w:val="16"/>
          </w:rPr>
          <w:t xml:space="preserve"> </w:t>
        </w:r>
      </w:ins>
    </w:p>
    <w:p w14:paraId="0E426BF9" w14:textId="2D026DDD" w:rsidR="00657AC6" w:rsidRPr="000B40F4" w:rsidRDefault="00D5513E" w:rsidP="00017D00">
      <w:pPr>
        <w:pStyle w:val="MCSectionHead"/>
        <w:spacing w:before="60" w:after="60"/>
        <w:jc w:val="left"/>
      </w:pPr>
      <w:r>
        <w:t>References</w:t>
      </w:r>
    </w:p>
    <w:p w14:paraId="56BD797D" w14:textId="5D797B40" w:rsidR="00C44F6D" w:rsidRDefault="00C44F6D" w:rsidP="006341E9">
      <w:pPr>
        <w:pStyle w:val="MCReference"/>
        <w:numPr>
          <w:ilvl w:val="0"/>
          <w:numId w:val="9"/>
        </w:numPr>
        <w:ind w:left="426" w:hanging="426"/>
        <w:jc w:val="both"/>
      </w:pPr>
      <w:r w:rsidRPr="00073ADB">
        <w:t xml:space="preserve">C. K. Madsen and J. H. Zhao, </w:t>
      </w:r>
      <w:r w:rsidRPr="00C44F6D">
        <w:rPr>
          <w:i/>
          <w:iCs/>
        </w:rPr>
        <w:t>Optical Filter Design and Analysis – A Signal Processing Approach</w:t>
      </w:r>
      <w:r w:rsidRPr="00073ADB">
        <w:t xml:space="preserve"> </w:t>
      </w:r>
      <w:r>
        <w:t>(</w:t>
      </w:r>
      <w:r w:rsidRPr="00073ADB">
        <w:t>Wiley</w:t>
      </w:r>
      <w:r>
        <w:t>,</w:t>
      </w:r>
      <w:r w:rsidRPr="00073ADB">
        <w:t xml:space="preserve"> 1999</w:t>
      </w:r>
      <w:r>
        <w:t>)</w:t>
      </w:r>
      <w:r w:rsidRPr="00073ADB">
        <w:t>.</w:t>
      </w:r>
    </w:p>
    <w:p w14:paraId="6A0264DB" w14:textId="78E417BF" w:rsidR="00C44F6D" w:rsidRPr="00C44F6D" w:rsidDel="00B62726" w:rsidRDefault="00C44F6D" w:rsidP="006341E9">
      <w:pPr>
        <w:pStyle w:val="MCReference"/>
        <w:numPr>
          <w:ilvl w:val="0"/>
          <w:numId w:val="9"/>
        </w:numPr>
        <w:ind w:left="426" w:hanging="426"/>
        <w:jc w:val="both"/>
        <w:rPr>
          <w:del w:id="494" w:author="Avinoam Zadok" w:date="2024-11-14T19:18:00Z"/>
        </w:rPr>
      </w:pPr>
      <w:r w:rsidRPr="00C44F6D">
        <w:t xml:space="preserve">D. Munk, M. Katzman, Y. Kaganovskii, N. Inbar, A. Misra, M. Hen, M. Priel, M. Feldberg, M. Tkachev, A. Bergman, M. Vofsi, M. Rosenbluh, T. Schneider, and A. Zadok, "Eight-Channel Silicon-Photonic Wavelength Division Multiplexer With 17 GHz Spacing," IEEE J. Selected Topics Quantum Electron. </w:t>
      </w:r>
      <w:r w:rsidRPr="00C44F6D">
        <w:rPr>
          <w:b/>
          <w:bCs/>
        </w:rPr>
        <w:t>25</w:t>
      </w:r>
      <w:r w:rsidRPr="00C44F6D">
        <w:t>, 8300310 (2019).</w:t>
      </w:r>
    </w:p>
    <w:p w14:paraId="65121369" w14:textId="187A2F14" w:rsidR="00657AC6" w:rsidRDefault="00657AC6">
      <w:pPr>
        <w:pStyle w:val="MCReference"/>
        <w:numPr>
          <w:ilvl w:val="0"/>
          <w:numId w:val="9"/>
        </w:numPr>
        <w:ind w:left="426" w:hanging="426"/>
        <w:jc w:val="both"/>
        <w:pPrChange w:id="495" w:author="Avinoam Zadok" w:date="2024-11-14T19:18:00Z">
          <w:pPr>
            <w:pStyle w:val="MCReference"/>
            <w:jc w:val="both"/>
          </w:pPr>
        </w:pPrChange>
      </w:pPr>
    </w:p>
    <w:sectPr w:rsidR="00657AC6">
      <w:pgSz w:w="12240" w:h="15840" w:code="1"/>
      <w:pgMar w:top="1440" w:right="1440" w:bottom="1440" w:left="1440" w:header="720" w:footer="720" w:gutter="0"/>
      <w:cols w:space="72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  <wne:toolbarData r:id="rId1"/>
  </wne:toolbars>
  <wne:acds>
    <wne:acd wne:argValue="AgBNAEMAIABUAGkAdABsAGUA" wne:acdName="acd0" wne:fciIndexBasedOn="0065"/>
    <wne:acd wne:argValue="AgBNAEMAIABBAHUAdABoAG8AcgA=" wne:acdName="acd1" wne:fciIndexBasedOn="0065"/>
    <wne:acd wne:argValue="AgBNAEMAIABBAHUAdABoAG8AcgAgAEEAZgBmAGkAbABpAGEAdABpAG8AbgA=" wne:acdName="acd2" wne:fciIndexBasedOn="0065"/>
    <wne:acd wne:argValue="AgBNAEMAIABlAG0AYQBpAGwA" wne:acdName="acd3" wne:fciIndexBasedOn="0065"/>
    <wne:acd wne:argValue="AgBNAEMAIABCAG8AZAB5AA==" wne:acdName="acd4" wne:fciIndexBasedOn="0065"/>
    <wne:acd wne:argValue="AgBNAEMAIABCAG8AZAB5ACAAUwBQAA==" wne:acdName="acd5" wne:fciIndexBasedOn="0065"/>
    <wne:acd wne:argValue="AgBNAEMAIABUAGEAYgBsAGUAIABIAGUAYQBkAA==" wne:acdName="acd6" wne:fciIndexBasedOn="0065"/>
    <wne:acd wne:argValue="AgBNAEMAIABUAGEAYgBsAGUAIABUAGUAeAB0AA==" wne:acdName="acd7" wne:fciIndexBasedOn="0065"/>
    <wne:acd wne:argValue="AgBNAEMAIABGAGkAZwB1AHIAZQAgAEMAYQBwAHQAaQBvAG4A" wne:acdName="acd8" wne:fciIndexBasedOn="0065"/>
    <wne:acd wne:argValue="AgBNAEMAIABSAGUAZgBlAHIAZQBuAGMAZQA=" wne:acdName="acd9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11EE7E16"/>
    <w:multiLevelType w:val="singleLevel"/>
    <w:tmpl w:val="58E01E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2187749C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34805E64"/>
    <w:multiLevelType w:val="multilevel"/>
    <w:tmpl w:val="33827ACE"/>
    <w:lvl w:ilvl="0">
      <w:start w:val="1"/>
      <w:numFmt w:val="decimal"/>
      <w:lvlText w:val="%1."/>
      <w:lvlJc w:val="left"/>
      <w:pPr>
        <w:ind w:left="468" w:hanging="349"/>
      </w:pPr>
      <w:rPr>
        <w:rFonts w:ascii="Times New Roman" w:eastAsia="Times New Roman" w:hAnsi="Times New Roman" w:cs="Times New Roman" w:hint="default"/>
        <w:b/>
        <w:bCs/>
        <w:w w:val="99"/>
        <w:sz w:val="20"/>
        <w:szCs w:val="20"/>
      </w:rPr>
    </w:lvl>
    <w:lvl w:ilvl="1">
      <w:start w:val="1"/>
      <w:numFmt w:val="decimal"/>
      <w:lvlText w:val="%1.%2."/>
      <w:lvlJc w:val="left"/>
      <w:pPr>
        <w:ind w:left="618" w:hanging="499"/>
      </w:pPr>
      <w:rPr>
        <w:rFonts w:ascii="Times New Roman" w:eastAsia="Times New Roman" w:hAnsi="Times New Roman" w:cs="Times New Roman" w:hint="default"/>
        <w:i/>
        <w:w w:val="99"/>
        <w:sz w:val="20"/>
        <w:szCs w:val="20"/>
      </w:rPr>
    </w:lvl>
    <w:lvl w:ilvl="2">
      <w:start w:val="1"/>
      <w:numFmt w:val="decimal"/>
      <w:lvlText w:val="%1.%2.%3."/>
      <w:lvlJc w:val="left"/>
      <w:pPr>
        <w:ind w:left="682" w:hanging="583"/>
      </w:pPr>
      <w:rPr>
        <w:rFonts w:ascii="Book Antiqua" w:eastAsia="Book Antiqua" w:hAnsi="Book Antiqua" w:cs="Book Antiqua" w:hint="default"/>
        <w:w w:val="99"/>
        <w:sz w:val="18"/>
        <w:szCs w:val="18"/>
      </w:rPr>
    </w:lvl>
    <w:lvl w:ilvl="3">
      <w:numFmt w:val="bullet"/>
      <w:lvlText w:val="•"/>
      <w:lvlJc w:val="left"/>
      <w:pPr>
        <w:ind w:left="1750" w:hanging="583"/>
      </w:pPr>
      <w:rPr>
        <w:rFonts w:hint="default"/>
      </w:rPr>
    </w:lvl>
    <w:lvl w:ilvl="4">
      <w:numFmt w:val="bullet"/>
      <w:lvlText w:val="•"/>
      <w:lvlJc w:val="left"/>
      <w:pPr>
        <w:ind w:left="2821" w:hanging="583"/>
      </w:pPr>
      <w:rPr>
        <w:rFonts w:hint="default"/>
      </w:rPr>
    </w:lvl>
    <w:lvl w:ilvl="5">
      <w:numFmt w:val="bullet"/>
      <w:lvlText w:val="•"/>
      <w:lvlJc w:val="left"/>
      <w:pPr>
        <w:ind w:left="3892" w:hanging="583"/>
      </w:pPr>
      <w:rPr>
        <w:rFonts w:hint="default"/>
      </w:rPr>
    </w:lvl>
    <w:lvl w:ilvl="6">
      <w:numFmt w:val="bullet"/>
      <w:lvlText w:val="•"/>
      <w:lvlJc w:val="left"/>
      <w:pPr>
        <w:ind w:left="4962" w:hanging="583"/>
      </w:pPr>
      <w:rPr>
        <w:rFonts w:hint="default"/>
      </w:rPr>
    </w:lvl>
    <w:lvl w:ilvl="7">
      <w:numFmt w:val="bullet"/>
      <w:lvlText w:val="•"/>
      <w:lvlJc w:val="left"/>
      <w:pPr>
        <w:ind w:left="6033" w:hanging="583"/>
      </w:pPr>
      <w:rPr>
        <w:rFonts w:hint="default"/>
      </w:rPr>
    </w:lvl>
    <w:lvl w:ilvl="8">
      <w:numFmt w:val="bullet"/>
      <w:lvlText w:val="•"/>
      <w:lvlJc w:val="left"/>
      <w:pPr>
        <w:ind w:left="7104" w:hanging="583"/>
      </w:pPr>
      <w:rPr>
        <w:rFonts w:hint="default"/>
      </w:rPr>
    </w:lvl>
  </w:abstractNum>
  <w:abstractNum w:abstractNumId="4" w15:restartNumberingAfterBreak="0">
    <w:nsid w:val="3F642632"/>
    <w:multiLevelType w:val="hybridMultilevel"/>
    <w:tmpl w:val="0E540DA6"/>
    <w:lvl w:ilvl="0" w:tplc="07580034">
      <w:start w:val="1"/>
      <w:numFmt w:val="decimal"/>
      <w:lvlText w:val="%1."/>
      <w:lvlJc w:val="left"/>
      <w:pPr>
        <w:ind w:left="618" w:hanging="250"/>
      </w:pPr>
      <w:rPr>
        <w:rFonts w:ascii="Book Antiqua" w:eastAsia="Book Antiqua" w:hAnsi="Book Antiqua" w:cs="Book Antiqua" w:hint="default"/>
        <w:w w:val="99"/>
        <w:sz w:val="20"/>
        <w:szCs w:val="20"/>
      </w:rPr>
    </w:lvl>
    <w:lvl w:ilvl="1" w:tplc="45B83526">
      <w:numFmt w:val="bullet"/>
      <w:lvlText w:val="•"/>
      <w:lvlJc w:val="left"/>
      <w:pPr>
        <w:ind w:left="1484" w:hanging="250"/>
      </w:pPr>
      <w:rPr>
        <w:rFonts w:hint="default"/>
      </w:rPr>
    </w:lvl>
    <w:lvl w:ilvl="2" w:tplc="4DC276F2">
      <w:numFmt w:val="bullet"/>
      <w:lvlText w:val="•"/>
      <w:lvlJc w:val="left"/>
      <w:pPr>
        <w:ind w:left="2349" w:hanging="250"/>
      </w:pPr>
      <w:rPr>
        <w:rFonts w:hint="default"/>
      </w:rPr>
    </w:lvl>
    <w:lvl w:ilvl="3" w:tplc="AFA608B8">
      <w:numFmt w:val="bullet"/>
      <w:lvlText w:val="•"/>
      <w:lvlJc w:val="left"/>
      <w:pPr>
        <w:ind w:left="3213" w:hanging="250"/>
      </w:pPr>
      <w:rPr>
        <w:rFonts w:hint="default"/>
      </w:rPr>
    </w:lvl>
    <w:lvl w:ilvl="4" w:tplc="FC1093B4">
      <w:numFmt w:val="bullet"/>
      <w:lvlText w:val="•"/>
      <w:lvlJc w:val="left"/>
      <w:pPr>
        <w:ind w:left="4078" w:hanging="250"/>
      </w:pPr>
      <w:rPr>
        <w:rFonts w:hint="default"/>
      </w:rPr>
    </w:lvl>
    <w:lvl w:ilvl="5" w:tplc="0908EF80">
      <w:numFmt w:val="bullet"/>
      <w:lvlText w:val="•"/>
      <w:lvlJc w:val="left"/>
      <w:pPr>
        <w:ind w:left="4942" w:hanging="250"/>
      </w:pPr>
      <w:rPr>
        <w:rFonts w:hint="default"/>
      </w:rPr>
    </w:lvl>
    <w:lvl w:ilvl="6" w:tplc="C3623580">
      <w:numFmt w:val="bullet"/>
      <w:lvlText w:val="•"/>
      <w:lvlJc w:val="left"/>
      <w:pPr>
        <w:ind w:left="5807" w:hanging="250"/>
      </w:pPr>
      <w:rPr>
        <w:rFonts w:hint="default"/>
      </w:rPr>
    </w:lvl>
    <w:lvl w:ilvl="7" w:tplc="D682B622">
      <w:numFmt w:val="bullet"/>
      <w:lvlText w:val="•"/>
      <w:lvlJc w:val="left"/>
      <w:pPr>
        <w:ind w:left="6671" w:hanging="250"/>
      </w:pPr>
      <w:rPr>
        <w:rFonts w:hint="default"/>
      </w:rPr>
    </w:lvl>
    <w:lvl w:ilvl="8" w:tplc="EC20344A">
      <w:numFmt w:val="bullet"/>
      <w:lvlText w:val="•"/>
      <w:lvlJc w:val="left"/>
      <w:pPr>
        <w:ind w:left="7536" w:hanging="250"/>
      </w:pPr>
      <w:rPr>
        <w:rFonts w:hint="default"/>
      </w:rPr>
    </w:lvl>
  </w:abstractNum>
  <w:abstractNum w:abstractNumId="5" w15:restartNumberingAfterBreak="0">
    <w:nsid w:val="54E76166"/>
    <w:multiLevelType w:val="singleLevel"/>
    <w:tmpl w:val="C0342284"/>
    <w:lvl w:ilvl="0">
      <w:start w:val="1"/>
      <w:numFmt w:val="decimal"/>
      <w:lvlText w:val="3.%1 "/>
      <w:legacy w:legacy="1" w:legacySpace="0" w:legacyIndent="360"/>
      <w:lvlJc w:val="left"/>
      <w:pPr>
        <w:ind w:left="360" w:hanging="360"/>
      </w:pPr>
      <w:rPr>
        <w:b w:val="0"/>
        <w:i/>
        <w:sz w:val="20"/>
      </w:rPr>
    </w:lvl>
  </w:abstractNum>
  <w:abstractNum w:abstractNumId="6" w15:restartNumberingAfterBreak="0">
    <w:nsid w:val="73E2632F"/>
    <w:multiLevelType w:val="hybridMultilevel"/>
    <w:tmpl w:val="9EAA62CC"/>
    <w:lvl w:ilvl="0" w:tplc="58AACAF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9040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7BE42B53"/>
    <w:multiLevelType w:val="singleLevel"/>
    <w:tmpl w:val="92101384"/>
    <w:lvl w:ilvl="0">
      <w:start w:val="1"/>
      <w:numFmt w:val="decimal"/>
      <w:lvlText w:val="3.%1 "/>
      <w:legacy w:legacy="1" w:legacySpace="0" w:legacyIndent="360"/>
      <w:lvlJc w:val="left"/>
      <w:pPr>
        <w:ind w:left="360" w:hanging="360"/>
      </w:pPr>
      <w:rPr>
        <w:b w:val="0"/>
        <w:i/>
        <w:sz w:val="20"/>
      </w:rPr>
    </w:lvl>
  </w:abstractNum>
  <w:num w:numId="1">
    <w:abstractNumId w:val="8"/>
  </w:num>
  <w:num w:numId="2">
    <w:abstractNumId w:val="0"/>
    <w:lvlOverride w:ilvl="0">
      <w:lvl w:ilvl="0">
        <w:start w:val="1"/>
        <w:numFmt w:val="bullet"/>
        <w:lvlText w:val="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3">
    <w:abstractNumId w:val="7"/>
  </w:num>
  <w:num w:numId="4">
    <w:abstractNumId w:val="2"/>
  </w:num>
  <w:num w:numId="5">
    <w:abstractNumId w:val="5"/>
  </w:num>
  <w:num w:numId="6">
    <w:abstractNumId w:val="1"/>
  </w:num>
  <w:num w:numId="7">
    <w:abstractNumId w:val="4"/>
  </w:num>
  <w:num w:numId="8">
    <w:abstractNumId w:val="3"/>
  </w:num>
  <w:num w:numId="9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vinoam Zadok">
    <w15:presenceInfo w15:providerId="AD" w15:userId="S::ZADOKA@biu.ac.il::143d11f5-e4d2-4bfa-bb07-8f2e11f33336"/>
  </w15:person>
  <w15:person w15:author="Matan Slook">
    <w15:presenceInfo w15:providerId="AD" w15:userId="S::slookma@biu.ac.il::dff2590a-26c1-4cfe-b589-01834b332472"/>
  </w15:person>
  <w15:person w15:author="Shai Ben Ami [2]">
    <w15:presenceInfo w15:providerId="Windows Live" w15:userId="3b99694e16bf06eb"/>
  </w15:person>
  <w15:person w15:author="Matan Slook [2]">
    <w15:presenceInfo w15:providerId="AD" w15:userId="S-1-5-21-2545154110-3333821756-2789121371-21952"/>
  </w15:person>
  <w15:person w15:author="Shai Ben Ami">
    <w15:presenceInfo w15:providerId="AD" w15:userId="S::benamis9@biu.ac.il::b6f2d530-92d2-43f1-a998-01c3f89e22e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20"/>
  <w:displayHorizontalDrawingGridEvery w:val="0"/>
  <w:displayVerticalDrawingGridEvery w:val="0"/>
  <w:doNotUseMarginsForDrawingGridOrigin/>
  <w:noPunctuationKerning/>
  <w:characterSpacingControl w:val="doNotCompress"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O3NLQwtjAytDQzNTZW0lEKTi0uzszPAykwrAUAaeKsCywAAAA="/>
  </w:docVars>
  <w:rsids>
    <w:rsidRoot w:val="0018446B"/>
    <w:rsid w:val="00015C01"/>
    <w:rsid w:val="00016F04"/>
    <w:rsid w:val="00017D00"/>
    <w:rsid w:val="000455DF"/>
    <w:rsid w:val="00070C1A"/>
    <w:rsid w:val="000B40F4"/>
    <w:rsid w:val="000B5ACA"/>
    <w:rsid w:val="000B6042"/>
    <w:rsid w:val="000C59AE"/>
    <w:rsid w:val="000D143D"/>
    <w:rsid w:val="000F5D02"/>
    <w:rsid w:val="00106FA3"/>
    <w:rsid w:val="00130FBB"/>
    <w:rsid w:val="00141686"/>
    <w:rsid w:val="00152FBA"/>
    <w:rsid w:val="00161444"/>
    <w:rsid w:val="00162D66"/>
    <w:rsid w:val="00163EAB"/>
    <w:rsid w:val="0018446B"/>
    <w:rsid w:val="001B29DC"/>
    <w:rsid w:val="001B498B"/>
    <w:rsid w:val="001C0417"/>
    <w:rsid w:val="001C1CA9"/>
    <w:rsid w:val="001D7C60"/>
    <w:rsid w:val="00201F27"/>
    <w:rsid w:val="00212457"/>
    <w:rsid w:val="00220898"/>
    <w:rsid w:val="00230A30"/>
    <w:rsid w:val="00252AAC"/>
    <w:rsid w:val="00262E0A"/>
    <w:rsid w:val="002637A1"/>
    <w:rsid w:val="00270D09"/>
    <w:rsid w:val="00294698"/>
    <w:rsid w:val="002B5DD9"/>
    <w:rsid w:val="002D20D2"/>
    <w:rsid w:val="002D436B"/>
    <w:rsid w:val="002E24FA"/>
    <w:rsid w:val="002E7C0C"/>
    <w:rsid w:val="002F7C6C"/>
    <w:rsid w:val="003140AD"/>
    <w:rsid w:val="00332C77"/>
    <w:rsid w:val="0034037D"/>
    <w:rsid w:val="003426C4"/>
    <w:rsid w:val="0037597D"/>
    <w:rsid w:val="00376682"/>
    <w:rsid w:val="003B2839"/>
    <w:rsid w:val="003F01BA"/>
    <w:rsid w:val="00442677"/>
    <w:rsid w:val="00442755"/>
    <w:rsid w:val="00443233"/>
    <w:rsid w:val="00456AA1"/>
    <w:rsid w:val="00476F9E"/>
    <w:rsid w:val="0048799D"/>
    <w:rsid w:val="004D7890"/>
    <w:rsid w:val="004E2987"/>
    <w:rsid w:val="004F006E"/>
    <w:rsid w:val="00500C23"/>
    <w:rsid w:val="00504762"/>
    <w:rsid w:val="00513BC6"/>
    <w:rsid w:val="005155D6"/>
    <w:rsid w:val="00521F91"/>
    <w:rsid w:val="00530508"/>
    <w:rsid w:val="00531E38"/>
    <w:rsid w:val="00542E6C"/>
    <w:rsid w:val="00553E6B"/>
    <w:rsid w:val="00555FD1"/>
    <w:rsid w:val="005917B3"/>
    <w:rsid w:val="005A04A1"/>
    <w:rsid w:val="005A128B"/>
    <w:rsid w:val="005A5DD4"/>
    <w:rsid w:val="005D5EB9"/>
    <w:rsid w:val="005E56EB"/>
    <w:rsid w:val="005F1978"/>
    <w:rsid w:val="006043EF"/>
    <w:rsid w:val="00621364"/>
    <w:rsid w:val="00633920"/>
    <w:rsid w:val="006341E9"/>
    <w:rsid w:val="0064120A"/>
    <w:rsid w:val="00641B1B"/>
    <w:rsid w:val="00657AC6"/>
    <w:rsid w:val="00665867"/>
    <w:rsid w:val="0067162C"/>
    <w:rsid w:val="0069457E"/>
    <w:rsid w:val="006B0017"/>
    <w:rsid w:val="006D4F07"/>
    <w:rsid w:val="006E79B9"/>
    <w:rsid w:val="00720BFA"/>
    <w:rsid w:val="00727A9D"/>
    <w:rsid w:val="00735781"/>
    <w:rsid w:val="00736518"/>
    <w:rsid w:val="00740B78"/>
    <w:rsid w:val="0075141D"/>
    <w:rsid w:val="00753861"/>
    <w:rsid w:val="00755BEE"/>
    <w:rsid w:val="007600DA"/>
    <w:rsid w:val="007659C5"/>
    <w:rsid w:val="0078010D"/>
    <w:rsid w:val="00796665"/>
    <w:rsid w:val="007A5AE9"/>
    <w:rsid w:val="007A637A"/>
    <w:rsid w:val="007C4471"/>
    <w:rsid w:val="008210E7"/>
    <w:rsid w:val="008D2F00"/>
    <w:rsid w:val="008E77AE"/>
    <w:rsid w:val="008F5945"/>
    <w:rsid w:val="0097379A"/>
    <w:rsid w:val="0098010C"/>
    <w:rsid w:val="00992BF8"/>
    <w:rsid w:val="009A6C5C"/>
    <w:rsid w:val="009B47A5"/>
    <w:rsid w:val="009B6EC0"/>
    <w:rsid w:val="009C3F1C"/>
    <w:rsid w:val="009C43EE"/>
    <w:rsid w:val="009F1B3D"/>
    <w:rsid w:val="009F7DC2"/>
    <w:rsid w:val="00A22A0E"/>
    <w:rsid w:val="00A231F5"/>
    <w:rsid w:val="00A42DC5"/>
    <w:rsid w:val="00A61C78"/>
    <w:rsid w:val="00A64EBC"/>
    <w:rsid w:val="00A70180"/>
    <w:rsid w:val="00AB30BC"/>
    <w:rsid w:val="00AC046D"/>
    <w:rsid w:val="00AC1ADF"/>
    <w:rsid w:val="00AF1A88"/>
    <w:rsid w:val="00AF6BA6"/>
    <w:rsid w:val="00B01F06"/>
    <w:rsid w:val="00B24098"/>
    <w:rsid w:val="00B24A05"/>
    <w:rsid w:val="00B312AF"/>
    <w:rsid w:val="00B40907"/>
    <w:rsid w:val="00B4663B"/>
    <w:rsid w:val="00B506F4"/>
    <w:rsid w:val="00B53512"/>
    <w:rsid w:val="00B62726"/>
    <w:rsid w:val="00B62AC6"/>
    <w:rsid w:val="00B662F0"/>
    <w:rsid w:val="00B67B44"/>
    <w:rsid w:val="00B77DFA"/>
    <w:rsid w:val="00BA5B04"/>
    <w:rsid w:val="00BB0CAE"/>
    <w:rsid w:val="00C05214"/>
    <w:rsid w:val="00C44F6D"/>
    <w:rsid w:val="00C514D5"/>
    <w:rsid w:val="00C600BB"/>
    <w:rsid w:val="00C64C46"/>
    <w:rsid w:val="00C66ABD"/>
    <w:rsid w:val="00C73AB4"/>
    <w:rsid w:val="00C75448"/>
    <w:rsid w:val="00C837F5"/>
    <w:rsid w:val="00C83DE3"/>
    <w:rsid w:val="00C86913"/>
    <w:rsid w:val="00C9291A"/>
    <w:rsid w:val="00D07F44"/>
    <w:rsid w:val="00D15DC0"/>
    <w:rsid w:val="00D33CB1"/>
    <w:rsid w:val="00D5513E"/>
    <w:rsid w:val="00D6120E"/>
    <w:rsid w:val="00D6193C"/>
    <w:rsid w:val="00D653CE"/>
    <w:rsid w:val="00D864EC"/>
    <w:rsid w:val="00D93810"/>
    <w:rsid w:val="00DA3D75"/>
    <w:rsid w:val="00DA7600"/>
    <w:rsid w:val="00DE45C8"/>
    <w:rsid w:val="00DE4855"/>
    <w:rsid w:val="00DF0D32"/>
    <w:rsid w:val="00E02552"/>
    <w:rsid w:val="00E0543C"/>
    <w:rsid w:val="00E122DC"/>
    <w:rsid w:val="00E21E1D"/>
    <w:rsid w:val="00E265CA"/>
    <w:rsid w:val="00E347E1"/>
    <w:rsid w:val="00E41DA0"/>
    <w:rsid w:val="00E76ECC"/>
    <w:rsid w:val="00E85AD9"/>
    <w:rsid w:val="00E87AF2"/>
    <w:rsid w:val="00EB0165"/>
    <w:rsid w:val="00EE7110"/>
    <w:rsid w:val="00EF20C1"/>
    <w:rsid w:val="00EF46A8"/>
    <w:rsid w:val="00F13638"/>
    <w:rsid w:val="00F2640B"/>
    <w:rsid w:val="00F301DD"/>
    <w:rsid w:val="00F762C7"/>
    <w:rsid w:val="00F86BC7"/>
    <w:rsid w:val="00F90379"/>
    <w:rsid w:val="00FB4359"/>
    <w:rsid w:val="00FF0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CB1B50"/>
  <w15:chartTrackingRefBased/>
  <w15:docId w15:val="{DCE5C1F4-E6C5-4F78-9122-71961E73F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he-IL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0868"/>
    <w:rPr>
      <w:lang w:bidi="ar-SA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2"/>
    </w:rPr>
  </w:style>
  <w:style w:type="paragraph" w:styleId="Heading2">
    <w:name w:val="heading 2"/>
    <w:basedOn w:val="Normal"/>
    <w:next w:val="Normal"/>
    <w:qFormat/>
    <w:pPr>
      <w:keepNext/>
      <w:jc w:val="center"/>
      <w:outlineLvl w:val="1"/>
    </w:pPr>
    <w:rPr>
      <w:i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CTitle">
    <w:name w:val="MC Title"/>
    <w:basedOn w:val="Normal"/>
    <w:next w:val="Normal"/>
    <w:pPr>
      <w:jc w:val="center"/>
    </w:pPr>
    <w:rPr>
      <w:b/>
      <w:sz w:val="36"/>
    </w:rPr>
  </w:style>
  <w:style w:type="paragraph" w:customStyle="1" w:styleId="MCemail">
    <w:name w:val="MC email"/>
    <w:basedOn w:val="Normal"/>
    <w:pPr>
      <w:jc w:val="center"/>
    </w:pPr>
    <w:rPr>
      <w:sz w:val="18"/>
    </w:rPr>
  </w:style>
  <w:style w:type="paragraph" w:customStyle="1" w:styleId="MCTableHead">
    <w:name w:val="MC Table Head"/>
    <w:basedOn w:val="MCBody"/>
    <w:pPr>
      <w:spacing w:after="120"/>
      <w:jc w:val="center"/>
    </w:pPr>
    <w:rPr>
      <w:sz w:val="16"/>
    </w:rPr>
  </w:style>
  <w:style w:type="paragraph" w:customStyle="1" w:styleId="MCBody">
    <w:name w:val="MC Body"/>
    <w:next w:val="MCBodySP"/>
    <w:pPr>
      <w:spacing w:before="120"/>
      <w:jc w:val="both"/>
    </w:pPr>
    <w:rPr>
      <w:lang w:bidi="ar-SA"/>
    </w:rPr>
  </w:style>
  <w:style w:type="paragraph" w:customStyle="1" w:styleId="MCBodySP">
    <w:name w:val="MC Body SP"/>
    <w:basedOn w:val="MCBody"/>
    <w:pPr>
      <w:spacing w:before="0"/>
      <w:ind w:firstLine="288"/>
      <w:jc w:val="left"/>
    </w:pPr>
  </w:style>
  <w:style w:type="paragraph" w:customStyle="1" w:styleId="MCTableText">
    <w:name w:val="MC Table Text"/>
    <w:basedOn w:val="MCBody"/>
    <w:pPr>
      <w:spacing w:before="0"/>
      <w:jc w:val="left"/>
    </w:pPr>
  </w:style>
  <w:style w:type="paragraph" w:customStyle="1" w:styleId="MCSectionHead">
    <w:name w:val="MC Section Head"/>
    <w:basedOn w:val="MCBody"/>
    <w:next w:val="MCSectionSubhead"/>
    <w:rPr>
      <w:b/>
    </w:rPr>
  </w:style>
  <w:style w:type="paragraph" w:customStyle="1" w:styleId="MCSectionSubhead">
    <w:name w:val="MC Section Subhead"/>
    <w:basedOn w:val="MCBody"/>
    <w:next w:val="MCBody"/>
    <w:rPr>
      <w:i/>
    </w:rPr>
  </w:style>
  <w:style w:type="paragraph" w:customStyle="1" w:styleId="MCFigureCaption">
    <w:name w:val="MC Figure Caption"/>
    <w:basedOn w:val="MCBody"/>
    <w:next w:val="MCBodySP"/>
    <w:pPr>
      <w:jc w:val="center"/>
    </w:pPr>
    <w:rPr>
      <w:sz w:val="18"/>
    </w:rPr>
  </w:style>
  <w:style w:type="paragraph" w:customStyle="1" w:styleId="MCReference">
    <w:name w:val="MC Reference"/>
    <w:basedOn w:val="MCBody"/>
    <w:pPr>
      <w:spacing w:before="0"/>
      <w:jc w:val="left"/>
    </w:pPr>
    <w:rPr>
      <w:sz w:val="16"/>
    </w:rPr>
  </w:style>
  <w:style w:type="paragraph" w:styleId="BodyText">
    <w:name w:val="Body Text"/>
    <w:basedOn w:val="Normal"/>
    <w:pPr>
      <w:spacing w:before="120"/>
      <w:jc w:val="both"/>
    </w:pPr>
  </w:style>
  <w:style w:type="paragraph" w:customStyle="1" w:styleId="MCAuthor">
    <w:name w:val="MC Author"/>
    <w:basedOn w:val="MCBody"/>
    <w:next w:val="MCAuthorAffiliation"/>
    <w:pPr>
      <w:spacing w:before="0"/>
      <w:jc w:val="center"/>
    </w:pPr>
    <w:rPr>
      <w:b/>
    </w:rPr>
  </w:style>
  <w:style w:type="paragraph" w:customStyle="1" w:styleId="MCAuthorAffiliation">
    <w:name w:val="MC Author Affiliation"/>
    <w:basedOn w:val="MCBody"/>
    <w:next w:val="Normal"/>
    <w:pPr>
      <w:spacing w:before="0"/>
      <w:jc w:val="center"/>
    </w:pPr>
    <w:rPr>
      <w:rFonts w:ascii="Times" w:hAnsi="Times"/>
      <w:i/>
      <w:sz w:val="16"/>
    </w:rPr>
  </w:style>
  <w:style w:type="paragraph" w:styleId="BodyText2">
    <w:name w:val="Body Text 2"/>
    <w:basedOn w:val="Normal"/>
    <w:rPr>
      <w:sz w:val="44"/>
    </w:rPr>
  </w:style>
  <w:style w:type="character" w:styleId="Hyperlink">
    <w:name w:val="Hyperlink"/>
    <w:rPr>
      <w:color w:val="0000FF"/>
      <w:u w:val="single"/>
    </w:rPr>
  </w:style>
  <w:style w:type="paragraph" w:customStyle="1" w:styleId="MCCopyright">
    <w:name w:val="MC Copyright"/>
    <w:basedOn w:val="Normal"/>
    <w:next w:val="MCOCIS"/>
    <w:pPr>
      <w:ind w:left="720" w:right="648"/>
      <w:jc w:val="both"/>
    </w:pPr>
    <w:rPr>
      <w:rFonts w:ascii="Times" w:hAnsi="Times"/>
      <w:sz w:val="18"/>
    </w:rPr>
  </w:style>
  <w:style w:type="paragraph" w:customStyle="1" w:styleId="MCOCIS">
    <w:name w:val="MC OCIS"/>
    <w:basedOn w:val="MCCopyright"/>
    <w:rPr>
      <w:rFonts w:ascii="Times New Roman" w:hAnsi="Times New Roman"/>
      <w:sz w:val="16"/>
    </w:rPr>
  </w:style>
  <w:style w:type="character" w:styleId="FollowedHyperlink">
    <w:name w:val="FollowedHyperlink"/>
    <w:rPr>
      <w:color w:val="800080"/>
      <w:u w:val="single"/>
    </w:rPr>
  </w:style>
  <w:style w:type="paragraph" w:customStyle="1" w:styleId="bodytext0">
    <w:name w:val="bodytext"/>
    <w:basedOn w:val="Normal"/>
    <w:pPr>
      <w:spacing w:before="100" w:beforeAutospacing="1" w:after="100" w:afterAutospacing="1"/>
      <w:ind w:left="450"/>
    </w:pPr>
    <w:rPr>
      <w:rFonts w:ascii="Verdana" w:hAnsi="Verdana"/>
      <w:color w:val="666666"/>
      <w:sz w:val="17"/>
      <w:szCs w:val="17"/>
    </w:rPr>
  </w:style>
  <w:style w:type="paragraph" w:customStyle="1" w:styleId="MCAbstract">
    <w:name w:val="MC Abstract"/>
    <w:basedOn w:val="Normal"/>
    <w:pPr>
      <w:ind w:left="720" w:right="720"/>
      <w:jc w:val="both"/>
    </w:pPr>
  </w:style>
  <w:style w:type="paragraph" w:styleId="ListParagraph">
    <w:name w:val="List Paragraph"/>
    <w:basedOn w:val="Normal"/>
    <w:uiPriority w:val="1"/>
    <w:qFormat/>
    <w:rsid w:val="00E85AD9"/>
    <w:pPr>
      <w:widowControl w:val="0"/>
      <w:autoSpaceDE w:val="0"/>
      <w:autoSpaceDN w:val="0"/>
      <w:spacing w:before="10"/>
      <w:ind w:left="618" w:hanging="249"/>
      <w:jc w:val="both"/>
    </w:pPr>
    <w:rPr>
      <w:rFonts w:ascii="Book Antiqua" w:eastAsia="Book Antiqua" w:hAnsi="Book Antiqua" w:cs="Book Antiqua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E85AD9"/>
    <w:pPr>
      <w:widowControl w:val="0"/>
      <w:autoSpaceDE w:val="0"/>
      <w:autoSpaceDN w:val="0"/>
      <w:spacing w:line="224" w:lineRule="exact"/>
      <w:ind w:left="78" w:right="78"/>
      <w:jc w:val="center"/>
    </w:pPr>
    <w:rPr>
      <w:rFonts w:ascii="Book Antiqua" w:eastAsia="Book Antiqua" w:hAnsi="Book Antiqua" w:cs="Book Antiqua"/>
      <w:sz w:val="22"/>
      <w:szCs w:val="22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62D66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9F7DC2"/>
    <w:rPr>
      <w:color w:val="666666"/>
    </w:rPr>
  </w:style>
  <w:style w:type="table" w:styleId="TableGrid">
    <w:name w:val="Table Grid"/>
    <w:basedOn w:val="TableNormal"/>
    <w:rsid w:val="00163E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5A128B"/>
    <w:rPr>
      <w:lang w:bidi="ar-SA"/>
    </w:rPr>
  </w:style>
  <w:style w:type="paragraph" w:styleId="NormalWeb">
    <w:name w:val="Normal (Web)"/>
    <w:basedOn w:val="Normal"/>
    <w:rsid w:val="00FB4359"/>
    <w:rPr>
      <w:sz w:val="24"/>
      <w:szCs w:val="24"/>
    </w:rPr>
  </w:style>
  <w:style w:type="paragraph" w:styleId="BalloonText">
    <w:name w:val="Balloon Text"/>
    <w:basedOn w:val="Normal"/>
    <w:link w:val="BalloonTextChar"/>
    <w:rsid w:val="00476F9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476F9E"/>
    <w:rPr>
      <w:rFonts w:ascii="Segoe UI" w:hAnsi="Segoe UI" w:cs="Segoe UI"/>
      <w:sz w:val="18"/>
      <w:szCs w:val="18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37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7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microsoft.com/office/2006/relationships/keyMapCustomizations" Target="customizations.xml"/><Relationship Id="rId6" Type="http://schemas.openxmlformats.org/officeDocument/2006/relationships/hyperlink" Target="mailto:Avi.Zadok@technion.ac.il" TargetMode="External"/><Relationship Id="rId11" Type="http://schemas.openxmlformats.org/officeDocument/2006/relationships/image" Target="media/image5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3</Pages>
  <Words>983</Words>
  <Characters>7050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Conference title, upper and lower case, bolded, 18 point type, centered</vt:lpstr>
      <vt:lpstr>Conference title, upper and lower case, bolded, 18 point type, centered</vt:lpstr>
    </vt:vector>
  </TitlesOfParts>
  <Company>Optical Society of America</Company>
  <LinksUpToDate>false</LinksUpToDate>
  <CharactersWithSpaces>8017</CharactersWithSpaces>
  <SharedDoc>false</SharedDoc>
  <HLinks>
    <vt:vector size="6" baseType="variant">
      <vt:variant>
        <vt:i4>7798837</vt:i4>
      </vt:variant>
      <vt:variant>
        <vt:i4>3</vt:i4>
      </vt:variant>
      <vt:variant>
        <vt:i4>0</vt:i4>
      </vt:variant>
      <vt:variant>
        <vt:i4>5</vt:i4>
      </vt:variant>
      <vt:variant>
        <vt:lpwstr>http://www.crossref.org/titleList/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Conference title, upper and lower case, bolded, 18 point type, centered</dc:title>
  <dc:subject/>
  <dc:creator>Optical Society of America</dc:creator>
  <cp:keywords/>
  <cp:lastModifiedBy>Shai Ben Ami</cp:lastModifiedBy>
  <cp:revision>29</cp:revision>
  <cp:lastPrinted>2009-04-14T10:25:00Z</cp:lastPrinted>
  <dcterms:created xsi:type="dcterms:W3CDTF">2024-11-17T21:46:00Z</dcterms:created>
  <dcterms:modified xsi:type="dcterms:W3CDTF">2024-11-18T13:00:00Z</dcterms:modified>
</cp:coreProperties>
</file>